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76F8DD" w14:textId="77777777" w:rsidR="00733F55" w:rsidRDefault="00B124F4" w:rsidP="007D0ACF">
      <w:pPr>
        <w:pStyle w:val="DocHead"/>
        <w:spacing w:before="0" w:line="240" w:lineRule="exact"/>
        <w:ind w:left="-119" w:right="-136" w:firstLine="119"/>
      </w:pPr>
      <w:proofErr w:type="spellStart"/>
      <w:r w:rsidRPr="00B124F4">
        <w:t>SolarPACES</w:t>
      </w:r>
      <w:proofErr w:type="spellEnd"/>
      <w:r w:rsidRPr="00B124F4">
        <w:t xml:space="preserve"> 2013</w:t>
      </w:r>
    </w:p>
    <w:p w14:paraId="0136094F" w14:textId="77777777" w:rsidR="00733F55" w:rsidRDefault="00740577">
      <w:pPr>
        <w:pStyle w:val="Els-Title"/>
      </w:pPr>
      <w:r>
        <w:t>Advances in CSP simulation technology in the System Advisor Model</w:t>
      </w:r>
    </w:p>
    <w:p w14:paraId="110FD912" w14:textId="77777777" w:rsidR="00733F55" w:rsidRPr="004146F5" w:rsidRDefault="00740577" w:rsidP="000E5217">
      <w:pPr>
        <w:pStyle w:val="Els-Author"/>
        <w:ind w:right="2"/>
        <w:rPr>
          <w:u w:val="words"/>
          <w:lang w:eastAsia="zh-CN"/>
        </w:rPr>
      </w:pPr>
      <w:r>
        <w:t>A. Dobos</w:t>
      </w:r>
      <w:r w:rsidRPr="00740577">
        <w:rPr>
          <w:szCs w:val="26"/>
          <w:vertAlign w:val="superscript"/>
        </w:rPr>
        <w:t>a</w:t>
      </w:r>
      <w:r>
        <w:t>, T. Neises</w:t>
      </w:r>
      <w:r w:rsidRPr="00740577">
        <w:rPr>
          <w:szCs w:val="26"/>
          <w:vertAlign w:val="superscript"/>
        </w:rPr>
        <w:t>a</w:t>
      </w:r>
      <w:r>
        <w:t>, M. Wagner</w:t>
      </w:r>
      <w:r w:rsidRPr="00740577">
        <w:rPr>
          <w:szCs w:val="26"/>
          <w:vertAlign w:val="superscript"/>
        </w:rPr>
        <w:t>a</w:t>
      </w:r>
    </w:p>
    <w:p w14:paraId="280731F4" w14:textId="77777777" w:rsidR="00733F55" w:rsidRDefault="00740577" w:rsidP="00740577">
      <w:pPr>
        <w:pStyle w:val="Els-Affiliation"/>
        <w:rPr>
          <w:lang w:eastAsia="zh-CN"/>
        </w:rPr>
      </w:pPr>
      <w:r w:rsidRPr="00740577">
        <w:rPr>
          <w:szCs w:val="26"/>
          <w:vertAlign w:val="superscript"/>
        </w:rPr>
        <w:t>a</w:t>
      </w:r>
      <w:r>
        <w:rPr>
          <w:iCs/>
          <w:szCs w:val="16"/>
        </w:rPr>
        <w:t>National Renewable Energy Laboratory, 15031 Denver West Parkway, Golden, CO, 80401</w:t>
      </w:r>
      <w:r w:rsidR="00733F55">
        <w:rPr>
          <w:rFonts w:hint="eastAsia"/>
          <w:lang w:eastAsia="zh-CN"/>
        </w:rPr>
        <w:t xml:space="preserve"> </w:t>
      </w:r>
    </w:p>
    <w:p w14:paraId="37141547" w14:textId="77777777" w:rsidR="00733F55" w:rsidRDefault="00733F55">
      <w:pPr>
        <w:pStyle w:val="Els-Abstract-head"/>
        <w:spacing w:before="200"/>
      </w:pPr>
      <w:r>
        <w:t>Abstract</w:t>
      </w:r>
    </w:p>
    <w:p w14:paraId="18810665" w14:textId="1E7D9B6A" w:rsidR="00336E10" w:rsidRDefault="00740577" w:rsidP="00336E10">
      <w:pPr>
        <w:rPr>
          <w:sz w:val="18"/>
          <w:lang w:val="en-US"/>
        </w:rPr>
      </w:pPr>
      <w:r w:rsidRPr="00740577">
        <w:rPr>
          <w:sz w:val="18"/>
          <w:lang w:val="en-US"/>
        </w:rPr>
        <w:t xml:space="preserve">The System Advisor Model (SAM) is modeling software </w:t>
      </w:r>
      <w:r w:rsidR="00790EFA" w:rsidRPr="00740577">
        <w:rPr>
          <w:sz w:val="18"/>
          <w:lang w:val="en-US"/>
        </w:rPr>
        <w:t xml:space="preserve">for renewable generators </w:t>
      </w:r>
      <w:r w:rsidRPr="00740577">
        <w:rPr>
          <w:sz w:val="18"/>
          <w:lang w:val="en-US"/>
        </w:rPr>
        <w:t>developed by the National Renewable Energy Laboratory (NREL) that combines annual time</w:t>
      </w:r>
      <w:r w:rsidR="00BB1C65">
        <w:rPr>
          <w:sz w:val="18"/>
          <w:lang w:val="en-US"/>
        </w:rPr>
        <w:t xml:space="preserve"> </w:t>
      </w:r>
      <w:r w:rsidRPr="00740577">
        <w:rPr>
          <w:sz w:val="18"/>
          <w:lang w:val="en-US"/>
        </w:rPr>
        <w:t xml:space="preserve">series power production models with financial analysis to estimate the </w:t>
      </w:r>
      <w:proofErr w:type="spellStart"/>
      <w:r w:rsidRPr="00740577">
        <w:rPr>
          <w:sz w:val="18"/>
          <w:lang w:val="en-US"/>
        </w:rPr>
        <w:t>levelized</w:t>
      </w:r>
      <w:proofErr w:type="spellEnd"/>
      <w:r w:rsidRPr="00740577">
        <w:rPr>
          <w:sz w:val="18"/>
          <w:lang w:val="en-US"/>
        </w:rPr>
        <w:t xml:space="preserve"> cost of </w:t>
      </w:r>
      <w:r w:rsidR="00F81156">
        <w:rPr>
          <w:sz w:val="18"/>
          <w:lang w:val="en-US"/>
        </w:rPr>
        <w:t>energy</w:t>
      </w:r>
      <w:r w:rsidRPr="00740577">
        <w:rPr>
          <w:sz w:val="18"/>
          <w:lang w:val="en-US"/>
        </w:rPr>
        <w:t xml:space="preserve"> (LCOE) and other metrics.  To date, the SAM tool has utilized the general purpose commercial TRNSYS transient systems modeling software package for CSP simulation</w:t>
      </w:r>
      <w:ins w:id="0" w:author="Nate Blair" w:date="2013-06-18T18:46:00Z">
        <w:r w:rsidR="00406364">
          <w:rPr>
            <w:sz w:val="18"/>
            <w:lang w:val="en-US"/>
          </w:rPr>
          <w:t>s and originally PV and wind</w:t>
        </w:r>
      </w:ins>
      <w:r w:rsidRPr="00740577">
        <w:rPr>
          <w:sz w:val="18"/>
          <w:lang w:val="en-US"/>
        </w:rPr>
        <w:t xml:space="preserve">.  To achieve: (1) significantly </w:t>
      </w:r>
      <w:del w:id="1" w:author="Nate Blair" w:date="2013-06-18T18:12:00Z">
        <w:r w:rsidRPr="00740577" w:rsidDel="006C0C68">
          <w:rPr>
            <w:sz w:val="18"/>
            <w:lang w:val="en-US"/>
          </w:rPr>
          <w:delText xml:space="preserve">higher </w:delText>
        </w:r>
      </w:del>
      <w:ins w:id="2" w:author="Nate Blair" w:date="2013-06-18T18:12:00Z">
        <w:r w:rsidR="006C0C68">
          <w:rPr>
            <w:sz w:val="18"/>
            <w:lang w:val="en-US"/>
          </w:rPr>
          <w:t>faster</w:t>
        </w:r>
        <w:r w:rsidR="006C0C68" w:rsidRPr="00740577">
          <w:rPr>
            <w:sz w:val="18"/>
            <w:lang w:val="en-US"/>
          </w:rPr>
          <w:t xml:space="preserve"> </w:t>
        </w:r>
      </w:ins>
      <w:r w:rsidRPr="00740577">
        <w:rPr>
          <w:sz w:val="18"/>
          <w:lang w:val="en-US"/>
        </w:rPr>
        <w:t xml:space="preserve">model performance, (2) easy parallelization of concurrent simulations to take advantage of modern multi-core processor desktop computers, </w:t>
      </w:r>
      <w:del w:id="3" w:author="Nate Blair" w:date="2013-06-18T18:46:00Z">
        <w:r w:rsidRPr="00740577" w:rsidDel="00406364">
          <w:rPr>
            <w:sz w:val="18"/>
            <w:lang w:val="en-US"/>
          </w:rPr>
          <w:delText xml:space="preserve">and </w:delText>
        </w:r>
      </w:del>
      <w:r w:rsidRPr="00740577">
        <w:rPr>
          <w:sz w:val="18"/>
          <w:lang w:val="en-US"/>
        </w:rPr>
        <w:t xml:space="preserve">(3) to allow straightforward modification of CSP component models </w:t>
      </w:r>
      <w:del w:id="4" w:author="Nate Blair" w:date="2013-06-18T18:13:00Z">
        <w:r w:rsidRPr="00740577" w:rsidDel="006C0C68">
          <w:rPr>
            <w:sz w:val="18"/>
            <w:lang w:val="en-US"/>
          </w:rPr>
          <w:delText>without requiring TRNSYS</w:delText>
        </w:r>
      </w:del>
      <w:ins w:id="5" w:author="Nate Blair" w:date="2013-06-18T18:13:00Z">
        <w:r w:rsidR="006C0C68">
          <w:rPr>
            <w:sz w:val="18"/>
            <w:lang w:val="en-US"/>
          </w:rPr>
          <w:t>in the SAM environment</w:t>
        </w:r>
      </w:ins>
      <w:r w:rsidRPr="00740577">
        <w:rPr>
          <w:sz w:val="18"/>
          <w:lang w:val="en-US"/>
        </w:rPr>
        <w:t xml:space="preserve">, </w:t>
      </w:r>
      <w:ins w:id="6" w:author="Nate Blair" w:date="2013-06-18T18:46:00Z">
        <w:r w:rsidR="00406364">
          <w:rPr>
            <w:sz w:val="18"/>
            <w:lang w:val="en-US"/>
          </w:rPr>
          <w:t xml:space="preserve">and (4) ability to include CSP technologies in the SAM Software Development Kit (SDK), </w:t>
        </w:r>
      </w:ins>
      <w:del w:id="7" w:author="Nate Blair" w:date="2013-06-18T18:47:00Z">
        <w:r w:rsidRPr="00740577" w:rsidDel="00406364">
          <w:rPr>
            <w:sz w:val="18"/>
            <w:lang w:val="en-US"/>
          </w:rPr>
          <w:delText>the SAM CSP team</w:delText>
        </w:r>
      </w:del>
      <w:ins w:id="8" w:author="Nate Blair" w:date="2013-06-18T18:47:00Z">
        <w:r w:rsidR="00406364">
          <w:rPr>
            <w:sz w:val="18"/>
            <w:lang w:val="en-US"/>
          </w:rPr>
          <w:t>NREL</w:t>
        </w:r>
      </w:ins>
      <w:r w:rsidRPr="00740577">
        <w:rPr>
          <w:sz w:val="18"/>
          <w:lang w:val="en-US"/>
        </w:rPr>
        <w:t xml:space="preserve"> has undertaken to reformulate the CSP models into a new </w:t>
      </w:r>
      <w:del w:id="9" w:author="Nate Blair" w:date="2013-06-18T18:10:00Z">
        <w:r w:rsidRPr="00740577" w:rsidDel="006C0C68">
          <w:rPr>
            <w:sz w:val="18"/>
            <w:lang w:val="en-US"/>
          </w:rPr>
          <w:delText xml:space="preserve">in-house designed </w:delText>
        </w:r>
      </w:del>
      <w:r w:rsidRPr="00740577">
        <w:rPr>
          <w:sz w:val="18"/>
          <w:lang w:val="en-US"/>
        </w:rPr>
        <w:t>transient simulation framework written in C++</w:t>
      </w:r>
      <w:ins w:id="10" w:author="Nate Blair" w:date="2013-06-18T18:47:00Z">
        <w:r w:rsidR="00406364">
          <w:rPr>
            <w:sz w:val="18"/>
            <w:lang w:val="en-US"/>
          </w:rPr>
          <w:t>, by NREL</w:t>
        </w:r>
      </w:ins>
      <w:ins w:id="11" w:author="Nate Blair" w:date="2013-06-18T18:48:00Z">
        <w:r w:rsidR="00406364">
          <w:rPr>
            <w:sz w:val="18"/>
            <w:lang w:val="en-US"/>
          </w:rPr>
          <w:t xml:space="preserve">. This </w:t>
        </w:r>
        <w:r w:rsidR="0059011B">
          <w:rPr>
            <w:sz w:val="18"/>
            <w:lang w:val="en-US"/>
          </w:rPr>
          <w:t>framework is</w:t>
        </w:r>
      </w:ins>
      <w:ins w:id="12" w:author="Nate Blair" w:date="2013-06-18T18:10:00Z">
        <w:r w:rsidR="006C0C68">
          <w:rPr>
            <w:sz w:val="18"/>
            <w:lang w:val="en-US"/>
          </w:rPr>
          <w:t xml:space="preserve"> tailored specifically for use in SAM and not </w:t>
        </w:r>
      </w:ins>
      <w:ins w:id="13" w:author="Nate Blair" w:date="2013-06-18T18:48:00Z">
        <w:r w:rsidR="0059011B">
          <w:rPr>
            <w:sz w:val="18"/>
            <w:lang w:val="en-US"/>
          </w:rPr>
          <w:t xml:space="preserve">for </w:t>
        </w:r>
      </w:ins>
      <w:ins w:id="14" w:author="Nate Blair" w:date="2013-06-18T18:10:00Z">
        <w:r w:rsidR="006C0C68">
          <w:rPr>
            <w:sz w:val="18"/>
            <w:lang w:val="en-US"/>
          </w:rPr>
          <w:t>general purpose modeling</w:t>
        </w:r>
      </w:ins>
      <w:ins w:id="15" w:author="Nate Blair" w:date="2013-06-18T18:48:00Z">
        <w:r w:rsidR="0059011B">
          <w:rPr>
            <w:sz w:val="18"/>
            <w:lang w:val="en-US"/>
          </w:rPr>
          <w:t xml:space="preserve"> like TRNSYS</w:t>
        </w:r>
      </w:ins>
      <w:r w:rsidRPr="00740577">
        <w:rPr>
          <w:sz w:val="18"/>
          <w:lang w:val="en-US"/>
        </w:rPr>
        <w:t>.</w:t>
      </w:r>
      <w:r w:rsidRPr="00740577">
        <w:t xml:space="preserve"> </w:t>
      </w:r>
      <w:r w:rsidRPr="00740577">
        <w:rPr>
          <w:sz w:val="18"/>
          <w:lang w:val="en-US"/>
        </w:rPr>
        <w:t>Preliminary results show excellent matching with the accepted TRNSYS-based models</w:t>
      </w:r>
      <w:r w:rsidR="00790EFA">
        <w:rPr>
          <w:sz w:val="18"/>
          <w:lang w:val="en-US"/>
        </w:rPr>
        <w:t>, as well as an order of magnitude reduction in simulation time for certain models</w:t>
      </w:r>
      <w:r w:rsidRPr="00740577">
        <w:rPr>
          <w:sz w:val="18"/>
          <w:lang w:val="en-US"/>
        </w:rPr>
        <w:t xml:space="preserve">.  </w:t>
      </w:r>
      <w:del w:id="16" w:author="Nate Blair" w:date="2013-06-18T18:12:00Z">
        <w:r w:rsidRPr="00740577" w:rsidDel="006C0C68">
          <w:rPr>
            <w:sz w:val="18"/>
            <w:lang w:val="en-US"/>
          </w:rPr>
          <w:delText>Significant improvements in</w:delText>
        </w:r>
      </w:del>
      <w:ins w:id="17" w:author="Nate Blair" w:date="2013-06-18T18:12:00Z">
        <w:r w:rsidR="006C0C68">
          <w:rPr>
            <w:sz w:val="18"/>
            <w:lang w:val="en-US"/>
          </w:rPr>
          <w:t xml:space="preserve">These runtime reductions </w:t>
        </w:r>
      </w:ins>
      <w:del w:id="18" w:author="Nate Blair" w:date="2013-06-18T18:12:00Z">
        <w:r w:rsidRPr="00740577" w:rsidDel="006C0C68">
          <w:rPr>
            <w:sz w:val="18"/>
            <w:lang w:val="en-US"/>
          </w:rPr>
          <w:delText xml:space="preserve"> CSP model simulation performance </w:delText>
        </w:r>
      </w:del>
      <w:r w:rsidRPr="00740577">
        <w:rPr>
          <w:sz w:val="18"/>
          <w:lang w:val="en-US"/>
        </w:rPr>
        <w:t>enable larger scale plant configuration analysis, as well as grid-integration studies that require many thousands of simulations</w:t>
      </w:r>
      <w:r>
        <w:rPr>
          <w:sz w:val="18"/>
          <w:lang w:val="en-US"/>
        </w:rPr>
        <w:t>.</w:t>
      </w:r>
    </w:p>
    <w:p w14:paraId="28DF1853" w14:textId="77777777" w:rsidR="00740577" w:rsidRPr="00336E10" w:rsidRDefault="00740577" w:rsidP="00336E10">
      <w:pPr>
        <w:rPr>
          <w:lang w:val="en-US"/>
        </w:rPr>
      </w:pPr>
    </w:p>
    <w:sdt>
      <w:sdtPr>
        <w:rPr>
          <w:rFonts w:hint="eastAsia"/>
          <w:lang w:val="en-US"/>
        </w:rPr>
        <w:id w:val="1588115607"/>
        <w:lock w:val="contentLocked"/>
        <w:placeholder>
          <w:docPart w:val="DefaultPlaceholder_1082065158"/>
        </w:placeholder>
        <w:group/>
      </w:sdtPr>
      <w:sdtEndPr/>
      <w:sdtContent>
        <w:sdt>
          <w:sdtPr>
            <w:rPr>
              <w:rFonts w:hint="eastAsia"/>
              <w:lang w:val="en-US"/>
            </w:rPr>
            <w:id w:val="-1252961055"/>
            <w:lock w:val="sdtContentLocked"/>
            <w:placeholder>
              <w:docPart w:val="DefaultPlaceholder_1082065158"/>
            </w:placeholder>
          </w:sdtPr>
          <w:sdtEndPr/>
          <w:sdtContent>
            <w:p w14:paraId="11B4F482" w14:textId="77777777" w:rsidR="000B4180" w:rsidRPr="00864983" w:rsidRDefault="000B4180" w:rsidP="000B4180">
              <w:pPr>
                <w:widowControl/>
                <w:autoSpaceDE w:val="0"/>
                <w:autoSpaceDN w:val="0"/>
                <w:adjustRightInd w:val="0"/>
                <w:spacing w:line="220" w:lineRule="exact"/>
                <w:rPr>
                  <w:sz w:val="18"/>
                  <w:szCs w:val="18"/>
                  <w:lang w:val="en-US"/>
                </w:rPr>
              </w:pPr>
              <w:r w:rsidRPr="00864983">
                <w:rPr>
                  <w:rFonts w:hint="eastAsia"/>
                  <w:sz w:val="18"/>
                  <w:szCs w:val="18"/>
                  <w:lang w:val="en-US"/>
                </w:rPr>
                <w:t>©</w:t>
              </w:r>
              <w:r w:rsidR="000607AE">
                <w:rPr>
                  <w:sz w:val="18"/>
                  <w:szCs w:val="18"/>
                  <w:lang w:val="en-US"/>
                </w:rPr>
                <w:t xml:space="preserve"> </w:t>
              </w:r>
              <w:r w:rsidR="000607AE" w:rsidRPr="000607AE">
                <w:rPr>
                  <w:sz w:val="18"/>
                  <w:szCs w:val="18"/>
                  <w:lang w:val="en-US"/>
                </w:rPr>
                <w:t>2013 The Authors. Published by Elsevier Ltd.</w:t>
              </w:r>
            </w:p>
            <w:p w14:paraId="6614D639" w14:textId="77777777" w:rsidR="00733F55" w:rsidRDefault="00DA7519" w:rsidP="000B4180">
              <w:pPr>
                <w:widowControl/>
                <w:autoSpaceDE w:val="0"/>
                <w:autoSpaceDN w:val="0"/>
                <w:adjustRightInd w:val="0"/>
                <w:spacing w:after="220" w:line="220" w:lineRule="exact"/>
                <w:rPr>
                  <w:sz w:val="18"/>
                  <w:szCs w:val="18"/>
                  <w:lang w:val="en-US"/>
                </w:rPr>
              </w:pPr>
              <w:r w:rsidRPr="00DA7519">
                <w:rPr>
                  <w:sz w:val="18"/>
                  <w:szCs w:val="18"/>
                  <w:lang w:val="en-US"/>
                </w:rPr>
                <w:t>Selection and peer review by the scientific conference committee of SolarPACES 2013</w:t>
              </w:r>
              <w:r>
                <w:rPr>
                  <w:sz w:val="18"/>
                  <w:szCs w:val="18"/>
                  <w:lang w:val="en-US"/>
                </w:rPr>
                <w:t xml:space="preserve"> under responsibility of PSE AG</w:t>
              </w:r>
              <w:r w:rsidR="000607AE">
                <w:rPr>
                  <w:sz w:val="18"/>
                  <w:szCs w:val="18"/>
                  <w:lang w:val="en-US"/>
                </w:rPr>
                <w:t>.</w:t>
              </w:r>
            </w:p>
          </w:sdtContent>
        </w:sdt>
      </w:sdtContent>
    </w:sdt>
    <w:p w14:paraId="486B2EFC" w14:textId="77777777" w:rsidR="00733F55" w:rsidRPr="00740577" w:rsidRDefault="00740577">
      <w:pPr>
        <w:pStyle w:val="Els-keywords"/>
      </w:pPr>
      <w:r>
        <w:rPr>
          <w:i/>
        </w:rPr>
        <w:t>Keywords:</w:t>
      </w:r>
      <w:r>
        <w:t xml:space="preserve"> systems modeling, concentrating solar power simulation,</w:t>
      </w:r>
    </w:p>
    <w:p w14:paraId="52F65110" w14:textId="5813EC14" w:rsidR="00733F55" w:rsidRDefault="00492018">
      <w:pPr>
        <w:pStyle w:val="Els-1storder-head"/>
      </w:pPr>
      <w:r>
        <w:t>Introduction</w:t>
      </w:r>
    </w:p>
    <w:p w14:paraId="05C01846" w14:textId="0C9E1875" w:rsidR="009C14A8" w:rsidRDefault="009C14A8">
      <w:pPr>
        <w:pStyle w:val="Els-body-text"/>
        <w:ind w:right="-28"/>
      </w:pPr>
      <w:r>
        <w:t xml:space="preserve">The System Advisor Model (SAM) is a freely available software program developed by the National Renewable Energy Laboratory that predicts hourly energy production for renewable generators.  Technologies represented in SAM include </w:t>
      </w:r>
      <w:proofErr w:type="spellStart"/>
      <w:r>
        <w:t>photovoltaics</w:t>
      </w:r>
      <w:proofErr w:type="spellEnd"/>
      <w:r>
        <w:t xml:space="preserve"> (flat-plate and concentrating), concentrating solar power (</w:t>
      </w:r>
      <w:ins w:id="19" w:author="Nate Blair" w:date="2013-06-18T18:13:00Z">
        <w:r w:rsidR="006C0C68">
          <w:t xml:space="preserve">parabolic </w:t>
        </w:r>
      </w:ins>
      <w:r>
        <w:t>troughs, towers, linear Fresnel, dish-</w:t>
      </w:r>
      <w:proofErr w:type="spellStart"/>
      <w:r>
        <w:t>Stirling</w:t>
      </w:r>
      <w:proofErr w:type="spellEnd"/>
      <w:r>
        <w:t xml:space="preserve">), solar water heating, wind, geothermal, and biomass.  Hourly performance models for PV, wind, geothermal, and biomass plants are relatively straightforward computationally, as a series of </w:t>
      </w:r>
      <w:proofErr w:type="spellStart"/>
      <w:r>
        <w:t>submodels</w:t>
      </w:r>
      <w:proofErr w:type="spellEnd"/>
      <w:r>
        <w:t xml:space="preserve"> are executed in sequence to calculate outputs given weather data inputs and system parameters.  For concentrating </w:t>
      </w:r>
      <w:r>
        <w:lastRenderedPageBreak/>
        <w:t xml:space="preserve">solar thermal models, however, the solution techniques are not so simple.  These systems are represented by interconnected individual components such as solar collectors, receivers, heat exchangers, piping, storage systems, and power cycles.  Each component cannot be </w:t>
      </w:r>
      <w:del w:id="20" w:author="Nate Blair" w:date="2013-06-18T18:15:00Z">
        <w:r w:rsidDel="006C0C68">
          <w:delText xml:space="preserve">independently </w:delText>
        </w:r>
      </w:del>
      <w:ins w:id="21" w:author="Nate Blair" w:date="2013-06-18T18:15:00Z">
        <w:r w:rsidR="006C0C68">
          <w:t>sequentially</w:t>
        </w:r>
        <w:r w:rsidR="006C0C68">
          <w:t xml:space="preserve"> </w:t>
        </w:r>
      </w:ins>
      <w:r>
        <w:t xml:space="preserve">modeled because pressures, mass flow rates and temperatures at the interfaces between components must match, and energy and mass must be conserved among the piping loops and feedback systems that exist within the system design.  Consequently, iterative numerical solutions are applied such that at each time step of the simulation, the system representation has “converged” </w:t>
      </w:r>
      <w:r w:rsidR="00452383">
        <w:t>to physically sensible values at each point.</w:t>
      </w:r>
    </w:p>
    <w:p w14:paraId="0E41AA70" w14:textId="17B1DCEC" w:rsidR="00452383" w:rsidRDefault="00452383">
      <w:pPr>
        <w:pStyle w:val="Els-body-text"/>
        <w:ind w:right="-28"/>
      </w:pPr>
      <w:r>
        <w:t xml:space="preserve">To date, SAM has utilized the general-purpose commercial TRNSYS tool for modeling concentrating solar thermal power plant systems [1].  TRNSYS is a well-established software package that has been in development since the </w:t>
      </w:r>
      <w:proofErr w:type="spellStart"/>
      <w:r>
        <w:t xml:space="preserve">mid </w:t>
      </w:r>
      <w:proofErr w:type="gramStart"/>
      <w:r>
        <w:t>1970s</w:t>
      </w:r>
      <w:proofErr w:type="spellEnd"/>
      <w:r>
        <w:t>,</w:t>
      </w:r>
      <w:proofErr w:type="gramEnd"/>
      <w:r>
        <w:t xml:space="preserve"> and</w:t>
      </w:r>
      <w:ins w:id="22" w:author="Nate Blair" w:date="2013-06-18T18:16:00Z">
        <w:r w:rsidR="006C0C68">
          <w:t xml:space="preserve"> the simulation core and engineering component code</w:t>
        </w:r>
      </w:ins>
      <w:r>
        <w:t xml:space="preserve"> is written entirely in FORTRAN</w:t>
      </w:r>
      <w:ins w:id="23" w:author="Nate Blair" w:date="2013-06-18T18:49:00Z">
        <w:r w:rsidR="0059011B">
          <w:t xml:space="preserve"> and focused at engineers doing desktop system analysis.</w:t>
        </w:r>
      </w:ins>
      <w:del w:id="24" w:author="Nate Blair" w:date="2013-06-18T18:16:00Z">
        <w:r w:rsidR="00CD2901" w:rsidDel="006C0C68">
          <w:delText xml:space="preserve"> for the Microsoft Windows operating system</w:delText>
        </w:r>
      </w:del>
      <w:ins w:id="25" w:author="Nate Blair" w:date="2013-06-18T18:16:00Z">
        <w:r w:rsidR="006C0C68">
          <w:t>.</w:t>
        </w:r>
      </w:ins>
      <w:r>
        <w:t xml:space="preserve">.  The software consists of a small kernel that iteratively calls individual system component models many times until the overall system has converged, as well as an extensive library of components such as building models, </w:t>
      </w:r>
      <w:ins w:id="26" w:author="Nate Blair" w:date="2013-06-18T18:49:00Z">
        <w:r w:rsidR="0059011B">
          <w:t xml:space="preserve">HVAC Systems, geothermal heat </w:t>
        </w:r>
      </w:ins>
      <w:r>
        <w:t xml:space="preserve">pumps, pipes, tanks with heaters, solar collectors, </w:t>
      </w:r>
      <w:ins w:id="27" w:author="Nate Blair" w:date="2013-06-18T18:50:00Z">
        <w:r w:rsidR="0059011B">
          <w:t xml:space="preserve">PV systems, </w:t>
        </w:r>
      </w:ins>
      <w:r>
        <w:t>and related</w:t>
      </w:r>
      <w:ins w:id="28" w:author="Nate Blair" w:date="2013-06-18T18:17:00Z">
        <w:r w:rsidR="006C0C68">
          <w:t xml:space="preserve"> equipment</w:t>
        </w:r>
      </w:ins>
      <w:r>
        <w:t xml:space="preserve">.  In previous version of SAM dating back to 2007, custom CSP component models have been implemented in FORTRAN in adherence to the TRNSYS conventions.  </w:t>
      </w:r>
      <w:ins w:id="29" w:author="Nate Blair" w:date="2013-06-18T18:50:00Z">
        <w:r w:rsidR="0059011B">
          <w:t xml:space="preserve">SAM includes only the TRNSYS </w:t>
        </w:r>
      </w:ins>
      <w:ins w:id="30" w:author="Nate Blair" w:date="2013-06-18T18:51:00Z">
        <w:r w:rsidR="0059011B">
          <w:t>kernel</w:t>
        </w:r>
      </w:ins>
      <w:ins w:id="31" w:author="Nate Blair" w:date="2013-06-18T18:50:00Z">
        <w:r w:rsidR="0059011B">
          <w:t xml:space="preserve"> </w:t>
        </w:r>
      </w:ins>
      <w:ins w:id="32" w:author="Nate Blair" w:date="2013-06-18T18:51:00Z">
        <w:r w:rsidR="0059011B">
          <w:t xml:space="preserve">and component models necessary for CSP modeling at this time. </w:t>
        </w:r>
      </w:ins>
      <w:r>
        <w:t xml:space="preserve">These models have proven to be reliable and capable predictors of system performance and have been </w:t>
      </w:r>
      <w:commentRangeStart w:id="33"/>
      <w:r>
        <w:t xml:space="preserve">extensively validated </w:t>
      </w:r>
      <w:commentRangeEnd w:id="33"/>
      <w:r w:rsidR="006C0C68">
        <w:rPr>
          <w:rStyle w:val="CommentReference"/>
          <w:lang w:val="en-GB"/>
        </w:rPr>
        <w:commentReference w:id="33"/>
      </w:r>
      <w:r>
        <w:t>and utilized in the literature.</w:t>
      </w:r>
    </w:p>
    <w:p w14:paraId="4E90B2A5" w14:textId="232BDAB5" w:rsidR="00733F55" w:rsidRDefault="00452383">
      <w:pPr>
        <w:pStyle w:val="Els-body-text"/>
        <w:ind w:right="-28"/>
      </w:pPr>
      <w:r>
        <w:t>The motivation to reconsider the use of TRNSYS within SAM has been driven by factors driving the need for simulating very large scenarios that may require thousands of simulations with different input parameters</w:t>
      </w:r>
      <w:r w:rsidR="00CC5A8E">
        <w:t xml:space="preserve">.  To achieve these results in a permissible amount of time, it is highly advantageous to </w:t>
      </w:r>
      <w:r w:rsidR="008A7FEA">
        <w:t xml:space="preserve">effectively utilize modern desktop computer processors that may have up to eight individual cores, as well as provide a software framework that can be deployed on distributing computing systems or dispatched over the internet. </w:t>
      </w:r>
      <w:ins w:id="34" w:author="Nate Blair" w:date="2013-06-18T18:52:00Z">
        <w:r w:rsidR="0059011B">
          <w:t xml:space="preserve">There is also a need to support the SAM Software Development Kit (SDK) which doesn’t currently allow users to access CSP technologies through the SAM engine. </w:t>
        </w:r>
      </w:ins>
      <w:r w:rsidR="009C14A8">
        <w:t>This paper focuses on</w:t>
      </w:r>
      <w:r w:rsidR="008A7FEA">
        <w:t xml:space="preserve"> the</w:t>
      </w:r>
      <w:r w:rsidR="009C14A8">
        <w:t xml:space="preserve"> recent advancements in the </w:t>
      </w:r>
      <w:del w:id="35" w:author="Nate Blair" w:date="2013-06-18T18:53:00Z">
        <w:r w:rsidR="009C14A8" w:rsidDel="0059011B">
          <w:delText xml:space="preserve">simulation </w:delText>
        </w:r>
      </w:del>
      <w:r w:rsidR="009C14A8">
        <w:t>technology used to model the complex solar thermal systems</w:t>
      </w:r>
      <w:r w:rsidR="008A7FEA">
        <w:t xml:space="preserve"> to achieve the aforementioned goals of performance, portability, and parallelism.</w:t>
      </w:r>
      <w:r w:rsidR="00A44E1C">
        <w:t xml:space="preserve">  Preliminary results from the new CSP simulation core software show excellent agreement with the accepted outputs of the TRNSYS versions, as well as significant improvements in simulation speed.</w:t>
      </w:r>
    </w:p>
    <w:p w14:paraId="217AA0EA" w14:textId="77777777" w:rsidR="00733F55" w:rsidRDefault="00733F55">
      <w:pPr>
        <w:pStyle w:val="Els-body-text"/>
        <w:ind w:right="-28"/>
      </w:pPr>
    </w:p>
    <w:p w14:paraId="196855B8" w14:textId="77777777" w:rsidR="009E4D2D" w:rsidRDefault="009E4D2D" w:rsidP="009E4D2D">
      <w:pPr>
        <w:pStyle w:val="Els-1storder-head"/>
      </w:pPr>
      <w:r>
        <w:t>Implementation</w:t>
      </w:r>
    </w:p>
    <w:p w14:paraId="520A06C7" w14:textId="461E4DF9" w:rsidR="00381686" w:rsidRPr="00381686" w:rsidRDefault="00381686" w:rsidP="00381686">
      <w:pPr>
        <w:pStyle w:val="Els-body-text"/>
      </w:pPr>
      <w:r>
        <w:t>This section details the implementation of a new solve</w:t>
      </w:r>
      <w:r w:rsidR="00CD2901">
        <w:t xml:space="preserve">r kernel for calculating the performance of concentrating solar thermal systems.  The kernel is henceforth referred to as “TCS”, a loose acronym denoting the </w:t>
      </w:r>
      <w:r w:rsidR="00CD2901">
        <w:rPr>
          <w:i/>
        </w:rPr>
        <w:t>transient component simulation</w:t>
      </w:r>
      <w:r w:rsidR="00CD2901">
        <w:t xml:space="preserve"> </w:t>
      </w:r>
      <w:r w:rsidR="00BD14BA">
        <w:t>purpose of the tool.</w:t>
      </w:r>
      <w:r w:rsidR="00CD2901">
        <w:t xml:space="preserve"> </w:t>
      </w:r>
    </w:p>
    <w:p w14:paraId="787BE9F3" w14:textId="0F1356E9" w:rsidR="00733F55" w:rsidRDefault="00B77F9A">
      <w:pPr>
        <w:pStyle w:val="Els-2ndorder-head"/>
      </w:pPr>
      <w:r>
        <w:t>Kernel</w:t>
      </w:r>
      <w:r w:rsidR="00CD2901">
        <w:t xml:space="preserve"> Structure</w:t>
      </w:r>
    </w:p>
    <w:p w14:paraId="44CB1147" w14:textId="777A7FC8" w:rsidR="00733F55" w:rsidRDefault="00B77F9A">
      <w:pPr>
        <w:pStyle w:val="Els-body-text"/>
      </w:pPr>
      <w:del w:id="36" w:author="Nate Blair" w:date="2013-06-18T18:28:00Z">
        <w:r w:rsidRPr="00B77F9A" w:rsidDel="007D6C03">
          <w:delText>The Transient Component Simulator (TCS)</w:delText>
        </w:r>
      </w:del>
      <w:ins w:id="37" w:author="Nate Blair" w:date="2013-06-18T18:28:00Z">
        <w:r w:rsidR="007D6C03">
          <w:t>TCS</w:t>
        </w:r>
      </w:ins>
      <w:r w:rsidRPr="00B77F9A">
        <w:t xml:space="preserve"> is a </w:t>
      </w:r>
      <w:commentRangeStart w:id="38"/>
      <w:del w:id="39" w:author="Nate Blair" w:date="2013-06-18T18:45:00Z">
        <w:r w:rsidR="00DD1DF0" w:rsidRPr="00B77F9A" w:rsidDel="00406364">
          <w:delText>general-purpose</w:delText>
        </w:r>
        <w:r w:rsidRPr="00B77F9A" w:rsidDel="00406364">
          <w:delText xml:space="preserve"> </w:delText>
        </w:r>
        <w:commentRangeEnd w:id="38"/>
        <w:r w:rsidR="007D6C03" w:rsidDel="00406364">
          <w:rPr>
            <w:rStyle w:val="CommentReference"/>
            <w:lang w:val="en-GB"/>
          </w:rPr>
          <w:commentReference w:id="38"/>
        </w:r>
      </w:del>
      <w:r w:rsidRPr="00B77F9A">
        <w:t xml:space="preserve">transient </w:t>
      </w:r>
      <w:r>
        <w:t>physical system simula</w:t>
      </w:r>
      <w:r w:rsidRPr="00B77F9A">
        <w:t xml:space="preserve">tion tool at whose core is an iterative successive-substitution solving engine. Each unique physical system component is known as a </w:t>
      </w:r>
      <w:r w:rsidRPr="00B77F9A">
        <w:rPr>
          <w:i/>
        </w:rPr>
        <w:t>type</w:t>
      </w:r>
      <w:r w:rsidRPr="00B77F9A">
        <w:t xml:space="preserve">, and instances of types are </w:t>
      </w:r>
      <w:r w:rsidRPr="00B77F9A">
        <w:rPr>
          <w:i/>
        </w:rPr>
        <w:t>units</w:t>
      </w:r>
      <w:r>
        <w:rPr>
          <w:i/>
        </w:rPr>
        <w:t xml:space="preserve"> </w:t>
      </w:r>
      <w:r>
        <w:t>(this follows the TRNSYS convention)</w:t>
      </w:r>
      <w:r w:rsidRPr="00B77F9A">
        <w:t>.</w:t>
      </w:r>
      <w:r>
        <w:t xml:space="preserve"> </w:t>
      </w:r>
      <w:r w:rsidRPr="00B77F9A">
        <w:t xml:space="preserve"> A system consists of a set of </w:t>
      </w:r>
      <w:r w:rsidRPr="00B77F9A">
        <w:rPr>
          <w:i/>
        </w:rPr>
        <w:t>n</w:t>
      </w:r>
      <w:r w:rsidRPr="00B77F9A">
        <w:t xml:space="preserve"> units ordered 0</w:t>
      </w:r>
      <w:proofErr w:type="gramStart"/>
      <w:r w:rsidRPr="00B77F9A">
        <w:t>..</w:t>
      </w:r>
      <w:r w:rsidRPr="00B77F9A">
        <w:rPr>
          <w:i/>
        </w:rPr>
        <w:t>n</w:t>
      </w:r>
      <w:proofErr w:type="gramEnd"/>
      <w:r w:rsidRPr="00B77F9A">
        <w:t>-1. It is allowed to have multiple units of the same type in a system. The order in which units are defined in the system is the same order that the iterative solver calls each type at each time</w:t>
      </w:r>
      <w:r>
        <w:t xml:space="preserve"> </w:t>
      </w:r>
      <w:r w:rsidRPr="00B77F9A">
        <w:t>step. A type is essentially a compiled subroutine that calculates the values of output variables from input variables.</w:t>
      </w:r>
      <w:r w:rsidR="00733F55">
        <w:t xml:space="preserve"> </w:t>
      </w:r>
    </w:p>
    <w:p w14:paraId="6DC43831" w14:textId="1E857A9F" w:rsidR="00B77F9A" w:rsidRDefault="00B77F9A">
      <w:pPr>
        <w:pStyle w:val="Els-body-text"/>
      </w:pPr>
      <w:r w:rsidRPr="00B77F9A">
        <w:t>Each type defines a specific set of input and output variables. Eac</w:t>
      </w:r>
      <w:r w:rsidR="008F725C">
        <w:t>h variable is given at compile-</w:t>
      </w:r>
      <w:r w:rsidRPr="00B77F9A">
        <w:t xml:space="preserve">time a data type, index, label, units, description, optional metadata, and optional default value. Variables can be numbers, one dimensional arrays, two dimensional matrices, or strings. There is no defined limit on the number of variables, or size of arrays and matrices. Information about a type’s input and output variables can be dynamically queried through the TCS application programming interface (API). </w:t>
      </w:r>
    </w:p>
    <w:p w14:paraId="1BACA1D8" w14:textId="01BDF723" w:rsidR="00B77F9A" w:rsidRDefault="00B77F9A">
      <w:pPr>
        <w:pStyle w:val="Els-body-text"/>
      </w:pPr>
      <w:r w:rsidRPr="00B77F9A">
        <w:t xml:space="preserve">A simulation progresses with a constant time step from a specified start time to a specified end time. The internal time unit in TCS is the second. At each time step, TCS calls each unit in the given calling sequence. After each unit </w:t>
      </w:r>
      <w:r w:rsidRPr="00B77F9A">
        <w:lastRenderedPageBreak/>
        <w:t>is called, TCS checks to see if any of the outputs are connected to inputs of other units. If so, TCS propagates the output value to the input value, marking the unit associated with the input for iteration if the previous input value was outside the specified tolerance for the particular connection. TCS repeats the unit calling sequence, calling only marked units until all output and input values have converged to tolerances and there are no marked units left in the calling sequence. At this point, the simulation is said to have converged at that time</w:t>
      </w:r>
      <w:r>
        <w:t xml:space="preserve"> </w:t>
      </w:r>
      <w:r w:rsidRPr="00B77F9A">
        <w:t>step. TCS increments the time and repeats this sequence at the next time step until the end time is reached</w:t>
      </w:r>
      <w:r>
        <w:t>.</w:t>
      </w:r>
    </w:p>
    <w:p w14:paraId="6D25737D" w14:textId="4D04290D" w:rsidR="00B77F9A" w:rsidRDefault="00B77F9A">
      <w:pPr>
        <w:pStyle w:val="Els-body-text"/>
      </w:pPr>
      <w:r>
        <w:t>Key features of the simulator kernel include:</w:t>
      </w:r>
    </w:p>
    <w:p w14:paraId="50CC69D0" w14:textId="4744B122" w:rsidR="00B77F9A" w:rsidRDefault="00B77F9A" w:rsidP="00B77F9A">
      <w:pPr>
        <w:pStyle w:val="Els-body-text"/>
        <w:numPr>
          <w:ilvl w:val="0"/>
          <w:numId w:val="31"/>
        </w:numPr>
      </w:pPr>
      <w:r w:rsidRPr="008F725C">
        <w:rPr>
          <w:i/>
        </w:rPr>
        <w:t>Fully dynamic type interface API</w:t>
      </w:r>
      <w:r>
        <w:t>:</w:t>
      </w:r>
      <w:r w:rsidRPr="00B77F9A">
        <w:t xml:space="preserve"> Types can be written in C or C++, and dynamically loaded by the TCS kernel. Because the type API uses the standard C</w:t>
      </w:r>
      <w:r>
        <w:t xml:space="preserve"> </w:t>
      </w:r>
      <w:r w:rsidRPr="00B77F9A">
        <w:rPr>
          <w:i/>
        </w:rPr>
        <w:t>__</w:t>
      </w:r>
      <w:proofErr w:type="spellStart"/>
      <w:r w:rsidRPr="00B77F9A">
        <w:rPr>
          <w:i/>
        </w:rPr>
        <w:t>cdecl</w:t>
      </w:r>
      <w:proofErr w:type="spellEnd"/>
      <w:r w:rsidRPr="00B77F9A">
        <w:t xml:space="preserve"> calling convention, types can be written using any standard C or C++ compiler</w:t>
      </w:r>
      <w:r>
        <w:t>.</w:t>
      </w:r>
    </w:p>
    <w:p w14:paraId="47168DA4" w14:textId="6283871D" w:rsidR="00B77F9A" w:rsidRDefault="00B77F9A" w:rsidP="00B77F9A">
      <w:pPr>
        <w:pStyle w:val="Els-body-text"/>
        <w:numPr>
          <w:ilvl w:val="0"/>
          <w:numId w:val="31"/>
        </w:numPr>
      </w:pPr>
      <w:r w:rsidRPr="008F725C">
        <w:rPr>
          <w:i/>
        </w:rPr>
        <w:t>Multithreading</w:t>
      </w:r>
      <w:r>
        <w:t xml:space="preserve">: The TCS kernel is fully reentrant and thread-safe, allowing it to work well with host software that can dispatch concurrent simulations, provided all the types used in a simulation are also written in this way.  The SAM software is being updated to automatically utilize all available processor cores to dispatch multiple parallel simulations.  This </w:t>
      </w:r>
      <w:del w:id="40" w:author="Nate Blair" w:date="2013-06-18T18:33:00Z">
        <w:r w:rsidDel="007D6C03">
          <w:delText xml:space="preserve">was </w:delText>
        </w:r>
      </w:del>
      <w:ins w:id="41" w:author="Nate Blair" w:date="2013-06-18T18:33:00Z">
        <w:r w:rsidR="007D6C03">
          <w:t>is</w:t>
        </w:r>
        <w:r w:rsidR="007D6C03">
          <w:t xml:space="preserve"> </w:t>
        </w:r>
      </w:ins>
      <w:r>
        <w:t xml:space="preserve">not possible with </w:t>
      </w:r>
      <w:ins w:id="42" w:author="Nate Blair" w:date="2013-06-18T18:34:00Z">
        <w:r w:rsidR="007D6C03">
          <w:t xml:space="preserve">the </w:t>
        </w:r>
      </w:ins>
      <w:r>
        <w:t>TRNSYS</w:t>
      </w:r>
      <w:ins w:id="43" w:author="Nate Blair" w:date="2013-06-18T18:34:00Z">
        <w:r w:rsidR="007D6C03">
          <w:t xml:space="preserve"> framework</w:t>
        </w:r>
      </w:ins>
      <w:r>
        <w:t>.</w:t>
      </w:r>
    </w:p>
    <w:p w14:paraId="7AF9F9AE" w14:textId="282E7130" w:rsidR="00B77F9A" w:rsidRDefault="00B77F9A" w:rsidP="00B77F9A">
      <w:pPr>
        <w:pStyle w:val="Els-body-text"/>
        <w:numPr>
          <w:ilvl w:val="0"/>
          <w:numId w:val="31"/>
        </w:numPr>
      </w:pPr>
      <w:r w:rsidRPr="008F725C">
        <w:rPr>
          <w:i/>
        </w:rPr>
        <w:t>Data types</w:t>
      </w:r>
      <w:r>
        <w:t>:  Input and output variables can be numbers, arrays, matrices, or strings.   This affords significant flexibility when defining a type subroutine and moving data between units.</w:t>
      </w:r>
    </w:p>
    <w:p w14:paraId="550A0B09" w14:textId="1FD1D99A" w:rsidR="00F43E04" w:rsidRDefault="00F43E04" w:rsidP="00B77F9A">
      <w:pPr>
        <w:pStyle w:val="Els-body-text"/>
        <w:numPr>
          <w:ilvl w:val="0"/>
          <w:numId w:val="31"/>
        </w:numPr>
      </w:pPr>
      <w:r>
        <w:rPr>
          <w:i/>
        </w:rPr>
        <w:t>Tolerance configurability</w:t>
      </w:r>
      <w:r w:rsidRPr="00F43E04">
        <w:t>:</w:t>
      </w:r>
      <w:r>
        <w:rPr>
          <w:i/>
        </w:rPr>
        <w:t xml:space="preserve"> </w:t>
      </w:r>
      <w:r>
        <w:t>TRNSYS requires the specification of a single tolerance value</w:t>
      </w:r>
      <w:del w:id="44" w:author="Nate Blair" w:date="2013-06-18T18:35:00Z">
        <w:r w:rsidDel="007D6C03">
          <w:delText>s</w:delText>
        </w:r>
      </w:del>
      <w:r>
        <w:t xml:space="preserve"> for all variables.  TCS enables each connection between an output and an input to be given a unique tolerance value to reach for convergence.  Additionally, the tolerance may be specified as a percentage or an absolute value.</w:t>
      </w:r>
    </w:p>
    <w:p w14:paraId="7A240D10" w14:textId="1A744DE7" w:rsidR="00B77F9A" w:rsidRDefault="008F725C">
      <w:pPr>
        <w:pStyle w:val="Els-body-text"/>
      </w:pPr>
      <w:r>
        <w:t>These software framework advancements enable high performance simulations that can leverage intra-process parallelism on modern computer architectures.</w:t>
      </w:r>
    </w:p>
    <w:p w14:paraId="6E0F4AD6" w14:textId="1B98F250" w:rsidR="00733F55" w:rsidRDefault="002F419C">
      <w:pPr>
        <w:pStyle w:val="Els-2ndorder-head"/>
      </w:pPr>
      <w:r>
        <w:t>Representing Systems</w:t>
      </w:r>
    </w:p>
    <w:p w14:paraId="148A98CD" w14:textId="230715A3" w:rsidR="0052019C" w:rsidRDefault="0083572B" w:rsidP="001F6860">
      <w:pPr>
        <w:widowControl/>
        <w:autoSpaceDE w:val="0"/>
        <w:autoSpaceDN w:val="0"/>
        <w:adjustRightInd w:val="0"/>
        <w:spacing w:line="240" w:lineRule="exact"/>
        <w:ind w:firstLine="238"/>
        <w:jc w:val="both"/>
      </w:pPr>
      <w:r>
        <w:t xml:space="preserve">Systems are described in TCS by programmatically defining a set of components and their interconnections.  </w:t>
      </w:r>
      <w:r w:rsidR="00825A92">
        <w:t xml:space="preserve">TCS includes a utility program for development and debugging models that includes a scripting interface for configuring models, as well as visual and tabular data browsers to view time series outputs calculated by the models.  </w:t>
      </w:r>
      <w:commentRangeStart w:id="45"/>
      <w:r w:rsidR="00825A92">
        <w:t xml:space="preserve">Simulation control parameters (start, step, </w:t>
      </w:r>
      <w:proofErr w:type="gramStart"/>
      <w:r w:rsidR="00825A92">
        <w:t>end</w:t>
      </w:r>
      <w:proofErr w:type="gramEnd"/>
      <w:r w:rsidR="00825A92">
        <w:t xml:space="preserve"> times) are also controlled in the development utility, which also provides an online help system that provides variable information for all the inputs and outputs of each component type.  A screenshot of the program is shown in Figure 1.</w:t>
      </w:r>
      <w:commentRangeEnd w:id="45"/>
      <w:r w:rsidR="00406364">
        <w:rPr>
          <w:rStyle w:val="CommentReference"/>
        </w:rPr>
        <w:commentReference w:id="45"/>
      </w:r>
    </w:p>
    <w:p w14:paraId="109E60ED" w14:textId="77777777" w:rsidR="002F182B" w:rsidRDefault="002F182B" w:rsidP="001F6860">
      <w:pPr>
        <w:widowControl/>
        <w:autoSpaceDE w:val="0"/>
        <w:autoSpaceDN w:val="0"/>
        <w:adjustRightInd w:val="0"/>
        <w:spacing w:line="240" w:lineRule="exact"/>
        <w:ind w:firstLine="238"/>
        <w:jc w:val="both"/>
      </w:pPr>
    </w:p>
    <w:p w14:paraId="60506ABA" w14:textId="35E4B473" w:rsidR="00825A92" w:rsidRDefault="00BE5376" w:rsidP="001F6860">
      <w:pPr>
        <w:widowControl/>
        <w:autoSpaceDE w:val="0"/>
        <w:autoSpaceDN w:val="0"/>
        <w:adjustRightInd w:val="0"/>
        <w:spacing w:line="240" w:lineRule="exact"/>
        <w:ind w:firstLine="238"/>
        <w:jc w:val="both"/>
      </w:pPr>
      <w:commentRangeStart w:id="46"/>
      <w:r>
        <w:rPr>
          <w:noProof/>
          <w:lang w:val="en-US"/>
        </w:rPr>
        <w:drawing>
          <wp:anchor distT="0" distB="0" distL="114300" distR="114300" simplePos="0" relativeHeight="251658240" behindDoc="0" locked="0" layoutInCell="1" allowOverlap="1" wp14:anchorId="25C14CBD" wp14:editId="1182A0EB">
            <wp:simplePos x="0" y="0"/>
            <wp:positionH relativeFrom="column">
              <wp:posOffset>779780</wp:posOffset>
            </wp:positionH>
            <wp:positionV relativeFrom="paragraph">
              <wp:posOffset>62865</wp:posOffset>
            </wp:positionV>
            <wp:extent cx="4658995" cy="350964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58995" cy="3509645"/>
                    </a:xfrm>
                    <a:prstGeom prst="rect">
                      <a:avLst/>
                    </a:prstGeom>
                  </pic:spPr>
                </pic:pic>
              </a:graphicData>
            </a:graphic>
            <wp14:sizeRelH relativeFrom="page">
              <wp14:pctWidth>0</wp14:pctWidth>
            </wp14:sizeRelH>
            <wp14:sizeRelV relativeFrom="page">
              <wp14:pctHeight>0</wp14:pctHeight>
            </wp14:sizeRelV>
          </wp:anchor>
        </w:drawing>
      </w:r>
      <w:commentRangeEnd w:id="46"/>
      <w:r w:rsidR="0059011B">
        <w:rPr>
          <w:rStyle w:val="CommentReference"/>
        </w:rPr>
        <w:commentReference w:id="46"/>
      </w:r>
    </w:p>
    <w:p w14:paraId="792ECF94" w14:textId="2948A9C3" w:rsidR="0083572B" w:rsidRDefault="0083572B" w:rsidP="001F6860">
      <w:pPr>
        <w:widowControl/>
        <w:autoSpaceDE w:val="0"/>
        <w:autoSpaceDN w:val="0"/>
        <w:adjustRightInd w:val="0"/>
        <w:spacing w:line="240" w:lineRule="exact"/>
        <w:ind w:firstLine="238"/>
        <w:jc w:val="both"/>
      </w:pPr>
    </w:p>
    <w:p w14:paraId="4EF37838" w14:textId="77777777" w:rsidR="002B0952" w:rsidRDefault="002B0952">
      <w:pPr>
        <w:pStyle w:val="Els-body-text"/>
      </w:pPr>
    </w:p>
    <w:p w14:paraId="6D57CC4A" w14:textId="63A56DC9" w:rsidR="00733F55" w:rsidRDefault="002F182B">
      <w:pPr>
        <w:pStyle w:val="CommentText"/>
      </w:pPr>
      <w:r>
        <w:rPr>
          <w:noProof/>
          <w:lang w:val="en-US"/>
        </w:rPr>
        <mc:AlternateContent>
          <mc:Choice Requires="wps">
            <w:drawing>
              <wp:anchor distT="0" distB="0" distL="114300" distR="114300" simplePos="0" relativeHeight="251660288" behindDoc="0" locked="0" layoutInCell="1" allowOverlap="1" wp14:anchorId="7D79913C" wp14:editId="5C71B0F4">
                <wp:simplePos x="0" y="0"/>
                <wp:positionH relativeFrom="column">
                  <wp:posOffset>652780</wp:posOffset>
                </wp:positionH>
                <wp:positionV relativeFrom="paragraph">
                  <wp:posOffset>3111500</wp:posOffset>
                </wp:positionV>
                <wp:extent cx="4866005" cy="357505"/>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4866005" cy="357505"/>
                        </a:xfrm>
                        <a:prstGeom prst="rect">
                          <a:avLst/>
                        </a:prstGeom>
                        <a:solidFill>
                          <a:prstClr val="white"/>
                        </a:solidFill>
                        <a:ln>
                          <a:noFill/>
                        </a:ln>
                        <a:effectLst/>
                      </wps:spPr>
                      <wps:txbx>
                        <w:txbxContent>
                          <w:p w14:paraId="7F17DDB2" w14:textId="2A9DB5CB" w:rsidR="00BE5376" w:rsidRPr="00230143" w:rsidRDefault="00BE5376" w:rsidP="00BE5376">
                            <w:pPr>
                              <w:pStyle w:val="Caption"/>
                              <w:jc w:val="center"/>
                              <w:rPr>
                                <w:noProof/>
                                <w:sz w:val="20"/>
                              </w:rPr>
                            </w:pPr>
                            <w:proofErr w:type="gramStart"/>
                            <w:r>
                              <w:t xml:space="preserve">Figure </w:t>
                            </w:r>
                            <w:r>
                              <w:fldChar w:fldCharType="begin"/>
                            </w:r>
                            <w:r>
                              <w:instrText xml:space="preserve"> SEQ Figure \* ARABIC </w:instrText>
                            </w:r>
                            <w:r>
                              <w:fldChar w:fldCharType="separate"/>
                            </w:r>
                            <w:r w:rsidR="00E447B5">
                              <w:rPr>
                                <w:noProof/>
                              </w:rPr>
                              <w:t>1</w:t>
                            </w:r>
                            <w:r>
                              <w:fldChar w:fldCharType="end"/>
                            </w:r>
                            <w:r>
                              <w:t>.</w:t>
                            </w:r>
                            <w:proofErr w:type="gramEnd"/>
                            <w:r>
                              <w:t xml:space="preserve"> TCS developer utility showing hourly output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4pt;margin-top:245pt;width:383.1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" stroked="f">
                <v:textbox inset="0,0,0,0">
                  <w:txbxContent>
                    <w:p w14:paraId="7F17DDB2" w14:textId="2A9DB5CB" w:rsidR="00BE5376" w:rsidRPr="00230143" w:rsidRDefault="00BE5376" w:rsidP="00BE5376">
                      <w:pPr>
                        <w:pStyle w:val="Caption"/>
                        <w:jc w:val="center"/>
                        <w:rPr>
                          <w:noProof/>
                          <w:sz w:val="20"/>
                        </w:rPr>
                      </w:pPr>
                      <w:proofErr w:type="gramStart"/>
                      <w:r>
                        <w:t xml:space="preserve">Figure </w:t>
                      </w:r>
                      <w:proofErr w:type="gramEnd"/>
                      <w:r>
                        <w:fldChar w:fldCharType="begin"/>
                      </w:r>
                      <w:r>
                        <w:instrText xml:space="preserve"> SEQ Figure \* ARABIC </w:instrText>
                      </w:r>
                      <w:r>
                        <w:fldChar w:fldCharType="separate"/>
                      </w:r>
                      <w:r w:rsidR="00E447B5">
                        <w:rPr>
                          <w:noProof/>
                        </w:rPr>
                        <w:t>1</w:t>
                      </w:r>
                      <w:r>
                        <w:fldChar w:fldCharType="end"/>
                      </w:r>
                      <w:proofErr w:type="gramStart"/>
                      <w:r>
                        <w:t>.</w:t>
                      </w:r>
                      <w:proofErr w:type="gramEnd"/>
                      <w:r>
                        <w:t xml:space="preserve"> TCS developer utility showing hourly output graphs</w:t>
                      </w:r>
                    </w:p>
                  </w:txbxContent>
                </v:textbox>
                <w10:wrap type="square"/>
              </v:shape>
            </w:pict>
          </mc:Fallback>
        </mc:AlternateContent>
      </w:r>
    </w:p>
    <w:p w14:paraId="21A2877F" w14:textId="316F310E" w:rsidR="00733F55" w:rsidRDefault="00492018">
      <w:pPr>
        <w:pStyle w:val="Els-1storder-head"/>
      </w:pPr>
      <w:r>
        <w:lastRenderedPageBreak/>
        <w:t>Verification</w:t>
      </w:r>
    </w:p>
    <w:p w14:paraId="692C57B4" w14:textId="6A4D2912" w:rsidR="00C74D30" w:rsidRDefault="006E13EA">
      <w:pPr>
        <w:pStyle w:val="Els-body-text"/>
        <w:rPr>
          <w:szCs w:val="16"/>
        </w:rPr>
      </w:pPr>
      <w:r>
        <w:rPr>
          <w:szCs w:val="16"/>
        </w:rPr>
        <w:t xml:space="preserve">The SAM default system configurations were configured in TCS for a 100 </w:t>
      </w:r>
      <w:proofErr w:type="spellStart"/>
      <w:r>
        <w:rPr>
          <w:szCs w:val="16"/>
        </w:rPr>
        <w:t>MWe</w:t>
      </w:r>
      <w:proofErr w:type="spellEnd"/>
      <w:r>
        <w:rPr>
          <w:szCs w:val="16"/>
        </w:rPr>
        <w:t xml:space="preserve"> empirical trough model, physical trough model, and generic solar thermal system model.  The three systems were simulated in both the TRNSYS and TCS versions, and scatter plots of the hourly energy yield predictions from both models are shown in Figure</w:t>
      </w:r>
      <w:r w:rsidR="00E447B5">
        <w:rPr>
          <w:szCs w:val="16"/>
        </w:rPr>
        <w:t>s</w:t>
      </w:r>
      <w:r>
        <w:rPr>
          <w:szCs w:val="16"/>
        </w:rPr>
        <w:t xml:space="preserve"> </w:t>
      </w:r>
      <w:r w:rsidR="00E447B5">
        <w:rPr>
          <w:szCs w:val="16"/>
        </w:rPr>
        <w:t>2-4</w:t>
      </w:r>
      <w:r>
        <w:rPr>
          <w:szCs w:val="16"/>
        </w:rPr>
        <w:t>.</w:t>
      </w:r>
      <w:r w:rsidR="00C646C0">
        <w:rPr>
          <w:szCs w:val="16"/>
        </w:rPr>
        <w:t xml:space="preserve">  All three show very good match in the calculated outputs.  The physical trough model shows a greater spread, which is due primarily to numerical difference between the model implementations.  The deviations between the two models most frequently occur at startup and shutdown times, when slight changes in the converged outputs of the previous time step may cause the plant controller to enter a different mode of operation in a subsequent time step.</w:t>
      </w:r>
      <w:r w:rsidR="008430B9">
        <w:rPr>
          <w:szCs w:val="16"/>
        </w:rPr>
        <w:t xml:space="preserve">  Additional investigations are underway to document the exact causes for hour-by-hour differences in models</w:t>
      </w:r>
      <w:r w:rsidR="00B53EE4">
        <w:rPr>
          <w:szCs w:val="16"/>
        </w:rPr>
        <w:t xml:space="preserve">, despite the greater flexibility in TCS to specify convergence tolerances on </w:t>
      </w:r>
      <w:proofErr w:type="gramStart"/>
      <w:r w:rsidR="00B53EE4">
        <w:rPr>
          <w:szCs w:val="16"/>
        </w:rPr>
        <w:t>an</w:t>
      </w:r>
      <w:proofErr w:type="gramEnd"/>
      <w:r w:rsidR="00B53EE4">
        <w:rPr>
          <w:szCs w:val="16"/>
        </w:rPr>
        <w:t xml:space="preserve"> variable-by-variable basis</w:t>
      </w:r>
      <w:r w:rsidR="008430B9">
        <w:rPr>
          <w:szCs w:val="16"/>
        </w:rPr>
        <w:t>.</w:t>
      </w:r>
    </w:p>
    <w:p w14:paraId="6268E706" w14:textId="3268799F" w:rsidR="00C74D30" w:rsidRDefault="00C74D30">
      <w:pPr>
        <w:pStyle w:val="Els-body-text"/>
        <w:rPr>
          <w:szCs w:val="16"/>
        </w:rPr>
      </w:pPr>
      <w:r>
        <w:rPr>
          <w:szCs w:val="16"/>
        </w:rPr>
        <w:t xml:space="preserve">The total annual energy yield </w:t>
      </w:r>
      <w:r w:rsidR="009B2233">
        <w:rPr>
          <w:szCs w:val="16"/>
        </w:rPr>
        <w:t>deviation</w:t>
      </w:r>
      <w:r>
        <w:rPr>
          <w:szCs w:val="16"/>
        </w:rPr>
        <w:t xml:space="preserve"> between the two models is characterized by calculating the root mean square difference</w:t>
      </w:r>
      <w:r w:rsidR="007059FE">
        <w:rPr>
          <w:szCs w:val="16"/>
        </w:rPr>
        <w:t xml:space="preserve"> normalized to nameplate capacity of the power plant</w:t>
      </w:r>
      <w:r w:rsidR="00350532">
        <w:rPr>
          <w:szCs w:val="16"/>
        </w:rPr>
        <w:t xml:space="preserve"> (Eqn. 1).  The RMSD is calculated for the base-case simulations for each model.  Table 1 </w:t>
      </w:r>
      <w:proofErr w:type="gramStart"/>
      <w:r w:rsidR="00350532">
        <w:rPr>
          <w:szCs w:val="16"/>
        </w:rPr>
        <w:t>shows</w:t>
      </w:r>
      <w:proofErr w:type="gramEnd"/>
      <w:r w:rsidR="00350532">
        <w:rPr>
          <w:szCs w:val="16"/>
        </w:rPr>
        <w:t xml:space="preserve"> that RMSD values are very small, even for the physical trough model which shows slightly more deviation between the two models.</w:t>
      </w:r>
    </w:p>
    <w:p w14:paraId="23257C6A" w14:textId="77777777" w:rsidR="00C74D30" w:rsidRDefault="00C74D30" w:rsidP="00C74D30">
      <w:pPr>
        <w:pStyle w:val="Els-equation"/>
        <w:tabs>
          <w:tab w:val="clear" w:pos="9120"/>
          <w:tab w:val="right" w:pos="9214"/>
        </w:tabs>
        <w:ind w:left="0" w:firstLine="480"/>
        <w:jc w:val="center"/>
        <w:rPr>
          <w:i w:val="0"/>
          <w:iCs/>
        </w:rPr>
      </w:pPr>
      <w:r w:rsidRPr="00C74D30">
        <w:rPr>
          <w:position w:val="-24"/>
        </w:rPr>
        <w:object w:dxaOrig="3600" w:dyaOrig="900" w14:anchorId="3EAD8D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2pt;height:45.1pt" o:ole="">
            <v:imagedata r:id="rId11" o:title=""/>
          </v:shape>
          <o:OLEObject Type="Embed" ProgID="Equation.3" ShapeID="_x0000_i1025" DrawAspect="Content" ObjectID="_1433086996" r:id="rId12"/>
        </w:object>
      </w:r>
      <w:r>
        <w:rPr>
          <w:i w:val="0"/>
          <w:iCs/>
        </w:rPr>
        <w:tab/>
      </w:r>
      <w:r>
        <w:rPr>
          <w:i w:val="0"/>
          <w:iCs/>
        </w:rPr>
        <w:tab/>
        <w:t xml:space="preserve"> (1)</w:t>
      </w:r>
    </w:p>
    <w:p w14:paraId="7334DB24" w14:textId="6D73C2EB" w:rsidR="00733F55" w:rsidRDefault="008430B9">
      <w:pPr>
        <w:pStyle w:val="Els-body-text"/>
        <w:rPr>
          <w:szCs w:val="16"/>
        </w:rPr>
      </w:pPr>
      <w:r>
        <w:rPr>
          <w:szCs w:val="16"/>
        </w:rPr>
        <w:t xml:space="preserve">  </w:t>
      </w:r>
    </w:p>
    <w:p w14:paraId="24A01C12" w14:textId="77777777" w:rsidR="0084154A" w:rsidRDefault="0084154A">
      <w:pPr>
        <w:pStyle w:val="Els-body-text"/>
        <w:rPr>
          <w:szCs w:val="16"/>
        </w:rPr>
      </w:pPr>
    </w:p>
    <w:p w14:paraId="1202C974" w14:textId="77777777" w:rsidR="00E447B5" w:rsidRDefault="006E13EA" w:rsidP="00E447B5">
      <w:pPr>
        <w:keepNext/>
        <w:spacing w:line="360" w:lineRule="auto"/>
        <w:jc w:val="center"/>
      </w:pPr>
      <w:r>
        <w:rPr>
          <w:noProof/>
          <w:lang w:val="en-US"/>
        </w:rPr>
        <w:drawing>
          <wp:inline distT="0" distB="0" distL="0" distR="0" wp14:anchorId="5822DDAF" wp14:editId="556AEB75">
            <wp:extent cx="3028991" cy="22820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569" cy="2281706"/>
                    </a:xfrm>
                    <a:prstGeom prst="rect">
                      <a:avLst/>
                    </a:prstGeom>
                    <a:noFill/>
                  </pic:spPr>
                </pic:pic>
              </a:graphicData>
            </a:graphic>
          </wp:inline>
        </w:drawing>
      </w:r>
    </w:p>
    <w:p w14:paraId="792C3D54" w14:textId="6D88F415" w:rsidR="006E13EA" w:rsidRDefault="00E447B5" w:rsidP="00E447B5">
      <w:pPr>
        <w:pStyle w:val="Caption"/>
        <w:jc w:val="center"/>
      </w:pPr>
      <w:proofErr w:type="gramStart"/>
      <w:r>
        <w:t xml:space="preserve">Figure </w:t>
      </w:r>
      <w:r>
        <w:fldChar w:fldCharType="begin"/>
      </w:r>
      <w:r>
        <w:instrText xml:space="preserve"> SEQ Figure \* ARABIC </w:instrText>
      </w:r>
      <w:r>
        <w:fldChar w:fldCharType="separate"/>
      </w:r>
      <w:r>
        <w:rPr>
          <w:noProof/>
        </w:rPr>
        <w:t>2</w:t>
      </w:r>
      <w:r>
        <w:fldChar w:fldCharType="end"/>
      </w:r>
      <w:r>
        <w:t>.</w:t>
      </w:r>
      <w:proofErr w:type="gramEnd"/>
      <w:r>
        <w:t xml:space="preserve"> Scatter plot</w:t>
      </w:r>
      <w:r w:rsidRPr="003A09C4">
        <w:t xml:space="preserve"> of hourly net energy yield fo</w:t>
      </w:r>
      <w:r>
        <w:t xml:space="preserve">r </w:t>
      </w:r>
      <w:r w:rsidRPr="003A09C4">
        <w:t>empirical trough model</w:t>
      </w:r>
    </w:p>
    <w:p w14:paraId="02C93D56" w14:textId="77777777" w:rsidR="00E447B5" w:rsidRDefault="006E13EA" w:rsidP="00E447B5">
      <w:pPr>
        <w:keepNext/>
        <w:spacing w:line="360" w:lineRule="auto"/>
        <w:jc w:val="center"/>
      </w:pPr>
      <w:r>
        <w:rPr>
          <w:noProof/>
          <w:lang w:val="en-US"/>
        </w:rPr>
        <w:lastRenderedPageBreak/>
        <w:drawing>
          <wp:inline distT="0" distB="0" distL="0" distR="0" wp14:anchorId="048C6754" wp14:editId="4D4F1C92">
            <wp:extent cx="2989479" cy="22184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2102" cy="2220361"/>
                    </a:xfrm>
                    <a:prstGeom prst="rect">
                      <a:avLst/>
                    </a:prstGeom>
                    <a:noFill/>
                  </pic:spPr>
                </pic:pic>
              </a:graphicData>
            </a:graphic>
          </wp:inline>
        </w:drawing>
      </w:r>
    </w:p>
    <w:p w14:paraId="6E18B890" w14:textId="7119A6DB" w:rsidR="006E13EA" w:rsidRDefault="00E447B5" w:rsidP="00E447B5">
      <w:pPr>
        <w:pStyle w:val="Caption"/>
        <w:jc w:val="center"/>
      </w:pPr>
      <w:proofErr w:type="gramStart"/>
      <w:r>
        <w:t xml:space="preserve">Figure </w:t>
      </w:r>
      <w:r>
        <w:fldChar w:fldCharType="begin"/>
      </w:r>
      <w:r>
        <w:instrText xml:space="preserve"> SEQ Figure \* ARABIC </w:instrText>
      </w:r>
      <w:r>
        <w:fldChar w:fldCharType="separate"/>
      </w:r>
      <w:r>
        <w:rPr>
          <w:noProof/>
        </w:rPr>
        <w:t>3</w:t>
      </w:r>
      <w:r>
        <w:fldChar w:fldCharType="end"/>
      </w:r>
      <w:r>
        <w:t>.</w:t>
      </w:r>
      <w:proofErr w:type="gramEnd"/>
      <w:r>
        <w:t xml:space="preserve"> </w:t>
      </w:r>
      <w:r w:rsidRPr="000879E8">
        <w:t xml:space="preserve">Scatter plot of hourly net energy yield for </w:t>
      </w:r>
      <w:r>
        <w:t xml:space="preserve">physical </w:t>
      </w:r>
      <w:r w:rsidRPr="000879E8">
        <w:t>trough model</w:t>
      </w:r>
    </w:p>
    <w:p w14:paraId="5ED137BA" w14:textId="77777777" w:rsidR="00E447B5" w:rsidRDefault="006E13EA" w:rsidP="00E447B5">
      <w:pPr>
        <w:keepNext/>
        <w:spacing w:line="360" w:lineRule="auto"/>
        <w:jc w:val="center"/>
      </w:pPr>
      <w:r>
        <w:rPr>
          <w:noProof/>
          <w:lang w:val="en-US"/>
        </w:rPr>
        <w:drawing>
          <wp:inline distT="0" distB="0" distL="0" distR="0" wp14:anchorId="47D076EA" wp14:editId="007696E2">
            <wp:extent cx="3093057" cy="218603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9106" cy="2190309"/>
                    </a:xfrm>
                    <a:prstGeom prst="rect">
                      <a:avLst/>
                    </a:prstGeom>
                    <a:noFill/>
                  </pic:spPr>
                </pic:pic>
              </a:graphicData>
            </a:graphic>
          </wp:inline>
        </w:drawing>
      </w:r>
    </w:p>
    <w:p w14:paraId="732AFA64" w14:textId="0C2BF0EC" w:rsidR="006E13EA" w:rsidRDefault="00E447B5" w:rsidP="00E447B5">
      <w:pPr>
        <w:pStyle w:val="Caption"/>
        <w:jc w:val="center"/>
      </w:pPr>
      <w:proofErr w:type="gramStart"/>
      <w:r>
        <w:t xml:space="preserve">Figure </w:t>
      </w:r>
      <w:r>
        <w:fldChar w:fldCharType="begin"/>
      </w:r>
      <w:r>
        <w:instrText xml:space="preserve"> SEQ Figure \* ARABIC </w:instrText>
      </w:r>
      <w:r>
        <w:fldChar w:fldCharType="separate"/>
      </w:r>
      <w:r>
        <w:rPr>
          <w:noProof/>
        </w:rPr>
        <w:t>4</w:t>
      </w:r>
      <w:r>
        <w:fldChar w:fldCharType="end"/>
      </w:r>
      <w:r w:rsidRPr="00235EC7">
        <w:t>.</w:t>
      </w:r>
      <w:proofErr w:type="gramEnd"/>
      <w:r w:rsidRPr="00235EC7">
        <w:t xml:space="preserve"> Scatter plot of hourly net energy yield for </w:t>
      </w:r>
      <w:proofErr w:type="spellStart"/>
      <w:r>
        <w:t>generical</w:t>
      </w:r>
      <w:proofErr w:type="spellEnd"/>
      <w:r>
        <w:t xml:space="preserve"> solar thermal system</w:t>
      </w:r>
      <w:r w:rsidRPr="00235EC7">
        <w:t xml:space="preserve"> model</w:t>
      </w:r>
    </w:p>
    <w:p w14:paraId="53AE72BA" w14:textId="77777777" w:rsidR="002B7A3F" w:rsidRDefault="002B7A3F" w:rsidP="00F43E04">
      <w:pPr>
        <w:pStyle w:val="Els-caption"/>
        <w:spacing w:after="80"/>
        <w:ind w:left="1325" w:hanging="605"/>
      </w:pPr>
    </w:p>
    <w:p w14:paraId="667420C9" w14:textId="77777777" w:rsidR="002B7A3F" w:rsidRDefault="002B7A3F" w:rsidP="00F43E04">
      <w:pPr>
        <w:pStyle w:val="Els-caption"/>
        <w:spacing w:after="80"/>
        <w:ind w:left="1325" w:hanging="605"/>
      </w:pPr>
    </w:p>
    <w:p w14:paraId="703E89E4" w14:textId="59C01975" w:rsidR="00F43E04" w:rsidRDefault="00F43E04" w:rsidP="00F43E04">
      <w:pPr>
        <w:pStyle w:val="Els-caption"/>
        <w:spacing w:after="80"/>
        <w:ind w:left="1325" w:hanging="605"/>
      </w:pPr>
      <w:proofErr w:type="gramStart"/>
      <w:r>
        <w:t>Table 1.</w:t>
      </w:r>
      <w:proofErr w:type="gramEnd"/>
      <w:r>
        <w:t xml:space="preserve"> CSP system model </w:t>
      </w:r>
      <w:r w:rsidR="002F182B">
        <w:t>root mean square</w:t>
      </w:r>
      <w:r>
        <w:t xml:space="preserve"> deviation between TRNSYS and TCS</w:t>
      </w:r>
    </w:p>
    <w:tbl>
      <w:tblPr>
        <w:tblW w:w="6108" w:type="dxa"/>
        <w:tblInd w:w="740" w:type="dxa"/>
        <w:tblBorders>
          <w:top w:val="single" w:sz="4" w:space="0" w:color="auto"/>
        </w:tblBorders>
        <w:tblLook w:val="01E0" w:firstRow="1" w:lastRow="1" w:firstColumn="1" w:lastColumn="1" w:noHBand="0" w:noVBand="0"/>
      </w:tblPr>
      <w:tblGrid>
        <w:gridCol w:w="3195"/>
        <w:gridCol w:w="1174"/>
        <w:gridCol w:w="411"/>
        <w:gridCol w:w="41"/>
        <w:gridCol w:w="1287"/>
      </w:tblGrid>
      <w:tr w:rsidR="00F43E04" w14:paraId="0C66FDA0" w14:textId="77777777" w:rsidTr="00F43E04">
        <w:trPr>
          <w:trHeight w:val="104"/>
        </w:trPr>
        <w:tc>
          <w:tcPr>
            <w:tcW w:w="3195" w:type="dxa"/>
          </w:tcPr>
          <w:p w14:paraId="2A3CD0A3" w14:textId="77777777" w:rsidR="00F43E04" w:rsidRDefault="00F43E04" w:rsidP="00AA5D4C">
            <w:pPr>
              <w:pStyle w:val="Els-table-text"/>
            </w:pPr>
            <w:r>
              <w:t>System</w:t>
            </w:r>
          </w:p>
        </w:tc>
        <w:tc>
          <w:tcPr>
            <w:tcW w:w="1174" w:type="dxa"/>
          </w:tcPr>
          <w:p w14:paraId="7A1CCAC3" w14:textId="3DDCA0E3" w:rsidR="00F43E04" w:rsidRDefault="00F43E04" w:rsidP="00F43E04">
            <w:pPr>
              <w:pStyle w:val="Els-table-text"/>
            </w:pPr>
            <w:r>
              <w:t>RMSD (%)</w:t>
            </w:r>
          </w:p>
        </w:tc>
        <w:tc>
          <w:tcPr>
            <w:tcW w:w="411" w:type="dxa"/>
          </w:tcPr>
          <w:p w14:paraId="3D9B9AF8" w14:textId="73C51B8A" w:rsidR="00F43E04" w:rsidRDefault="00F43E04" w:rsidP="00AA5D4C">
            <w:pPr>
              <w:pStyle w:val="Els-table-text"/>
            </w:pPr>
          </w:p>
        </w:tc>
        <w:tc>
          <w:tcPr>
            <w:tcW w:w="1328" w:type="dxa"/>
            <w:gridSpan w:val="2"/>
          </w:tcPr>
          <w:p w14:paraId="1594E6CD" w14:textId="15E45608" w:rsidR="00F43E04" w:rsidRDefault="00F43E04" w:rsidP="00AA5D4C">
            <w:pPr>
              <w:pStyle w:val="Els-table-text"/>
              <w:ind w:right="-159"/>
            </w:pPr>
          </w:p>
        </w:tc>
      </w:tr>
      <w:tr w:rsidR="00F43E04" w14:paraId="54F80E9B" w14:textId="77777777" w:rsidTr="00F43E04">
        <w:trPr>
          <w:trHeight w:val="83"/>
        </w:trPr>
        <w:tc>
          <w:tcPr>
            <w:tcW w:w="3195" w:type="dxa"/>
          </w:tcPr>
          <w:p w14:paraId="661C8A9C" w14:textId="77777777" w:rsidR="00F43E04" w:rsidRDefault="00F43E04" w:rsidP="00AA5D4C">
            <w:pPr>
              <w:pStyle w:val="Els-table-text"/>
            </w:pPr>
            <w:r>
              <w:t>Parabolic trough, physical model</w:t>
            </w:r>
          </w:p>
          <w:p w14:paraId="6FFE784F" w14:textId="77777777" w:rsidR="00F43E04" w:rsidRDefault="00F43E04" w:rsidP="00AA5D4C">
            <w:pPr>
              <w:pStyle w:val="Els-table-text"/>
            </w:pPr>
            <w:r>
              <w:t>Parabolic trough, empirical model</w:t>
            </w:r>
          </w:p>
        </w:tc>
        <w:tc>
          <w:tcPr>
            <w:tcW w:w="1174" w:type="dxa"/>
          </w:tcPr>
          <w:p w14:paraId="105A4F49" w14:textId="7387AF98" w:rsidR="00F43E04" w:rsidRDefault="00F43E04" w:rsidP="00AA5D4C">
            <w:pPr>
              <w:pStyle w:val="Els-table-text"/>
            </w:pPr>
            <w:r>
              <w:t>0.06</w:t>
            </w:r>
          </w:p>
          <w:p w14:paraId="73A05C3D" w14:textId="3A252A30" w:rsidR="00F43E04" w:rsidRDefault="00F43E04" w:rsidP="00AA5D4C">
            <w:pPr>
              <w:pStyle w:val="Els-table-text"/>
            </w:pPr>
            <w:r>
              <w:t>0.69</w:t>
            </w:r>
          </w:p>
        </w:tc>
        <w:tc>
          <w:tcPr>
            <w:tcW w:w="452" w:type="dxa"/>
            <w:gridSpan w:val="2"/>
          </w:tcPr>
          <w:p w14:paraId="09751270" w14:textId="1A3F7986" w:rsidR="00F43E04" w:rsidRDefault="00F43E04" w:rsidP="00AA5D4C">
            <w:pPr>
              <w:pStyle w:val="Els-table-text"/>
            </w:pPr>
          </w:p>
        </w:tc>
        <w:tc>
          <w:tcPr>
            <w:tcW w:w="1287" w:type="dxa"/>
          </w:tcPr>
          <w:p w14:paraId="2096D1B7" w14:textId="1025D18A" w:rsidR="00F43E04" w:rsidRDefault="00F43E04" w:rsidP="00AA5D4C">
            <w:pPr>
              <w:pStyle w:val="Els-table-text"/>
              <w:ind w:right="-159"/>
            </w:pPr>
          </w:p>
        </w:tc>
      </w:tr>
      <w:tr w:rsidR="00F43E04" w14:paraId="6CD39FC3" w14:textId="77777777" w:rsidTr="00F43E04">
        <w:trPr>
          <w:gridAfter w:val="3"/>
          <w:wAfter w:w="1739" w:type="dxa"/>
          <w:trHeight w:val="83"/>
        </w:trPr>
        <w:tc>
          <w:tcPr>
            <w:tcW w:w="3195" w:type="dxa"/>
          </w:tcPr>
          <w:p w14:paraId="4B5521D5" w14:textId="77777777" w:rsidR="00F43E04" w:rsidRDefault="00F43E04" w:rsidP="00AA5D4C">
            <w:pPr>
              <w:pStyle w:val="Els-table-text"/>
            </w:pPr>
            <w:r>
              <w:t>Generic solar thermal system model</w:t>
            </w:r>
          </w:p>
        </w:tc>
        <w:tc>
          <w:tcPr>
            <w:tcW w:w="1174" w:type="dxa"/>
          </w:tcPr>
          <w:p w14:paraId="1BFFB3D6" w14:textId="576B1763" w:rsidR="00F43E04" w:rsidRDefault="00F43E04" w:rsidP="00AA5D4C">
            <w:pPr>
              <w:pStyle w:val="Els-table-text"/>
            </w:pPr>
            <w:r>
              <w:t>0.02</w:t>
            </w:r>
          </w:p>
        </w:tc>
      </w:tr>
    </w:tbl>
    <w:p w14:paraId="5FFF4624" w14:textId="77777777" w:rsidR="0084154A" w:rsidRDefault="0084154A">
      <w:pPr>
        <w:pStyle w:val="Els-body-text"/>
        <w:rPr>
          <w:szCs w:val="16"/>
        </w:rPr>
      </w:pPr>
    </w:p>
    <w:p w14:paraId="0D2E5CC1" w14:textId="12B85031" w:rsidR="009E4D2D" w:rsidRDefault="002F419C" w:rsidP="009E4D2D">
      <w:pPr>
        <w:pStyle w:val="Els-1storder-head"/>
      </w:pPr>
      <w:r>
        <w:t xml:space="preserve">Simulation </w:t>
      </w:r>
      <w:del w:id="48" w:author="Nate Blair" w:date="2013-06-18T18:40:00Z">
        <w:r w:rsidDel="00406364">
          <w:delText>Performance</w:delText>
        </w:r>
      </w:del>
      <w:ins w:id="49" w:author="Nate Blair" w:date="2013-06-18T18:40:00Z">
        <w:r w:rsidR="00406364">
          <w:t>Run Time</w:t>
        </w:r>
      </w:ins>
    </w:p>
    <w:p w14:paraId="7494A1A3" w14:textId="43E932F4" w:rsidR="0084154A" w:rsidRDefault="005870EF">
      <w:pPr>
        <w:pStyle w:val="Els-body-text"/>
      </w:pPr>
      <w:r>
        <w:t xml:space="preserve">Simulation speed was tested on a dual-core computer with an i5-2520M 2.5 GHz, 8 GB RAM, Windows 7 64-bit, and a solid state hard drive.  While TCS is designed to be parallelizable to </w:t>
      </w:r>
      <w:del w:id="50" w:author="Nate Blair" w:date="2013-06-18T18:41:00Z">
        <w:r w:rsidDel="00406364">
          <w:delText xml:space="preserve">easily </w:delText>
        </w:r>
      </w:del>
      <w:r>
        <w:t xml:space="preserve">run multiple hourly simulations </w:t>
      </w:r>
      <w:r>
        <w:lastRenderedPageBreak/>
        <w:t>simultaneously, for the purposes of this comparison, only a single processor core was utilized.  The 32-bit binaries of both TCS and TRNSYS were used.  Initial tests show a small but noticeable performance improvement for the 64-bit version of the TCS framework.</w:t>
      </w:r>
    </w:p>
    <w:p w14:paraId="2B20F2C3" w14:textId="62FD67A0" w:rsidR="0084154A" w:rsidRDefault="0084154A" w:rsidP="0084154A">
      <w:pPr>
        <w:pStyle w:val="Els-caption"/>
        <w:spacing w:after="80"/>
        <w:ind w:left="1325" w:hanging="605"/>
      </w:pPr>
      <w:proofErr w:type="gramStart"/>
      <w:r>
        <w:t xml:space="preserve">Table </w:t>
      </w:r>
      <w:r w:rsidR="00F43E04">
        <w:t>2</w:t>
      </w:r>
      <w:r>
        <w:t>.</w:t>
      </w:r>
      <w:proofErr w:type="gramEnd"/>
      <w:r>
        <w:t xml:space="preserve"> CSP system model simulation times and annual prediction differences, baseline inputs</w:t>
      </w:r>
    </w:p>
    <w:tbl>
      <w:tblPr>
        <w:tblW w:w="8026" w:type="dxa"/>
        <w:jc w:val="center"/>
        <w:tblBorders>
          <w:top w:val="single" w:sz="4" w:space="0" w:color="auto"/>
        </w:tblBorders>
        <w:tblLook w:val="01E0" w:firstRow="1" w:lastRow="1" w:firstColumn="1" w:lastColumn="1" w:noHBand="0" w:noVBand="0"/>
      </w:tblPr>
      <w:tblGrid>
        <w:gridCol w:w="3034"/>
        <w:gridCol w:w="1990"/>
        <w:gridCol w:w="1222"/>
        <w:gridCol w:w="57"/>
        <w:gridCol w:w="1723"/>
      </w:tblGrid>
      <w:tr w:rsidR="0084154A" w14:paraId="6A9A485C" w14:textId="77777777" w:rsidTr="005870EF">
        <w:trPr>
          <w:trHeight w:val="155"/>
          <w:jc w:val="center"/>
        </w:trPr>
        <w:tc>
          <w:tcPr>
            <w:tcW w:w="3034" w:type="dxa"/>
          </w:tcPr>
          <w:p w14:paraId="2A0DDE8F" w14:textId="77777777" w:rsidR="0084154A" w:rsidRDefault="0084154A" w:rsidP="0083572B">
            <w:pPr>
              <w:pStyle w:val="Els-table-text"/>
            </w:pPr>
            <w:r>
              <w:t>System</w:t>
            </w:r>
          </w:p>
        </w:tc>
        <w:tc>
          <w:tcPr>
            <w:tcW w:w="1990" w:type="dxa"/>
          </w:tcPr>
          <w:p w14:paraId="711FE4DE" w14:textId="77777777" w:rsidR="0084154A" w:rsidRDefault="0084154A" w:rsidP="0083572B">
            <w:pPr>
              <w:pStyle w:val="Els-table-text"/>
            </w:pPr>
            <w:r>
              <w:t>TRNSYS (s)</w:t>
            </w:r>
          </w:p>
        </w:tc>
        <w:tc>
          <w:tcPr>
            <w:tcW w:w="1222" w:type="dxa"/>
          </w:tcPr>
          <w:p w14:paraId="6F9C1F71" w14:textId="77777777" w:rsidR="0084154A" w:rsidRDefault="0084154A" w:rsidP="0083572B">
            <w:pPr>
              <w:pStyle w:val="Els-table-text"/>
            </w:pPr>
            <w:r>
              <w:t>TCS (s)</w:t>
            </w:r>
          </w:p>
        </w:tc>
        <w:tc>
          <w:tcPr>
            <w:tcW w:w="1779" w:type="dxa"/>
            <w:gridSpan w:val="2"/>
          </w:tcPr>
          <w:p w14:paraId="536F2990" w14:textId="185F7B15" w:rsidR="0084154A" w:rsidRDefault="005870EF" w:rsidP="005870EF">
            <w:pPr>
              <w:pStyle w:val="Els-table-text"/>
              <w:ind w:right="-159"/>
            </w:pPr>
            <w:r>
              <w:t>Speed-up factor</w:t>
            </w:r>
            <w:r w:rsidR="0084154A">
              <w:t xml:space="preserve"> </w:t>
            </w:r>
            <w:r>
              <w:t>(x)</w:t>
            </w:r>
          </w:p>
        </w:tc>
      </w:tr>
      <w:tr w:rsidR="0084154A" w14:paraId="56C2E9A1" w14:textId="77777777" w:rsidTr="005870EF">
        <w:trPr>
          <w:trHeight w:val="123"/>
          <w:jc w:val="center"/>
        </w:trPr>
        <w:tc>
          <w:tcPr>
            <w:tcW w:w="3034" w:type="dxa"/>
          </w:tcPr>
          <w:p w14:paraId="3BD6E377" w14:textId="15CA5029" w:rsidR="0084154A" w:rsidRDefault="0084154A" w:rsidP="0083572B">
            <w:pPr>
              <w:pStyle w:val="Els-table-text"/>
            </w:pPr>
            <w:r>
              <w:t xml:space="preserve">Parabolic trough, </w:t>
            </w:r>
            <w:r w:rsidR="00490325">
              <w:t>empirical</w:t>
            </w:r>
            <w:r>
              <w:t xml:space="preserve"> model</w:t>
            </w:r>
          </w:p>
          <w:p w14:paraId="3DE1113D" w14:textId="6750C625" w:rsidR="0084154A" w:rsidRDefault="0084154A" w:rsidP="00490325">
            <w:pPr>
              <w:pStyle w:val="Els-table-text"/>
            </w:pPr>
            <w:r>
              <w:t xml:space="preserve">Parabolic trough, </w:t>
            </w:r>
            <w:r w:rsidR="00490325">
              <w:t>physical</w:t>
            </w:r>
            <w:r>
              <w:t xml:space="preserve"> model</w:t>
            </w:r>
          </w:p>
        </w:tc>
        <w:tc>
          <w:tcPr>
            <w:tcW w:w="1990" w:type="dxa"/>
          </w:tcPr>
          <w:p w14:paraId="7E5F3629" w14:textId="5D1550AA" w:rsidR="0084154A" w:rsidRDefault="00490325" w:rsidP="0083572B">
            <w:pPr>
              <w:pStyle w:val="Els-table-text"/>
            </w:pPr>
            <w:r>
              <w:t>2.33</w:t>
            </w:r>
          </w:p>
          <w:p w14:paraId="25ADBD67" w14:textId="29813E04" w:rsidR="0084154A" w:rsidRDefault="00490325" w:rsidP="0083572B">
            <w:pPr>
              <w:pStyle w:val="Els-table-text"/>
            </w:pPr>
            <w:r>
              <w:t>15.3</w:t>
            </w:r>
          </w:p>
        </w:tc>
        <w:tc>
          <w:tcPr>
            <w:tcW w:w="1279" w:type="dxa"/>
            <w:gridSpan w:val="2"/>
          </w:tcPr>
          <w:p w14:paraId="1547F1A9" w14:textId="1790415B" w:rsidR="0084154A" w:rsidRDefault="00490325" w:rsidP="0083572B">
            <w:pPr>
              <w:pStyle w:val="Els-table-text"/>
            </w:pPr>
            <w:r>
              <w:t>0.13</w:t>
            </w:r>
          </w:p>
          <w:p w14:paraId="040EA0B0" w14:textId="2A34D69A" w:rsidR="0084154A" w:rsidRDefault="00490325" w:rsidP="0083572B">
            <w:pPr>
              <w:pStyle w:val="Els-table-text"/>
            </w:pPr>
            <w:r>
              <w:t>9.35</w:t>
            </w:r>
          </w:p>
        </w:tc>
        <w:tc>
          <w:tcPr>
            <w:tcW w:w="1723" w:type="dxa"/>
          </w:tcPr>
          <w:p w14:paraId="40372D92" w14:textId="31EBAD2B" w:rsidR="0084154A" w:rsidRDefault="005870EF" w:rsidP="0083572B">
            <w:pPr>
              <w:pStyle w:val="Els-table-text"/>
              <w:ind w:right="-159"/>
            </w:pPr>
            <w:r>
              <w:t>17.9</w:t>
            </w:r>
          </w:p>
          <w:p w14:paraId="1FDC0545" w14:textId="10D5E240" w:rsidR="0084154A" w:rsidRDefault="005870EF" w:rsidP="0083572B">
            <w:pPr>
              <w:pStyle w:val="Els-table-text"/>
              <w:ind w:right="-159"/>
            </w:pPr>
            <w:r>
              <w:t>1.63</w:t>
            </w:r>
          </w:p>
        </w:tc>
      </w:tr>
      <w:tr w:rsidR="00F75A6E" w14:paraId="1CCFF3EA" w14:textId="77777777" w:rsidTr="005870EF">
        <w:trPr>
          <w:trHeight w:val="123"/>
          <w:jc w:val="center"/>
        </w:trPr>
        <w:tc>
          <w:tcPr>
            <w:tcW w:w="3034" w:type="dxa"/>
          </w:tcPr>
          <w:p w14:paraId="0F7BB049" w14:textId="04F7AE5F" w:rsidR="00F75A6E" w:rsidRDefault="00F75A6E" w:rsidP="0083572B">
            <w:pPr>
              <w:pStyle w:val="Els-table-text"/>
            </w:pPr>
            <w:r>
              <w:t>Generic solar thermal system model</w:t>
            </w:r>
          </w:p>
        </w:tc>
        <w:tc>
          <w:tcPr>
            <w:tcW w:w="1990" w:type="dxa"/>
          </w:tcPr>
          <w:p w14:paraId="17268CBB" w14:textId="2E0AE96D" w:rsidR="00F75A6E" w:rsidRDefault="00490325" w:rsidP="0083572B">
            <w:pPr>
              <w:pStyle w:val="Els-table-text"/>
            </w:pPr>
            <w:r>
              <w:t>2.41</w:t>
            </w:r>
          </w:p>
        </w:tc>
        <w:tc>
          <w:tcPr>
            <w:tcW w:w="1279" w:type="dxa"/>
            <w:gridSpan w:val="2"/>
          </w:tcPr>
          <w:p w14:paraId="3CF19BDB" w14:textId="2CFED8E4" w:rsidR="00F75A6E" w:rsidRDefault="00490325" w:rsidP="0083572B">
            <w:pPr>
              <w:pStyle w:val="Els-table-text"/>
            </w:pPr>
            <w:r>
              <w:t>0.091</w:t>
            </w:r>
          </w:p>
        </w:tc>
        <w:tc>
          <w:tcPr>
            <w:tcW w:w="1723" w:type="dxa"/>
          </w:tcPr>
          <w:p w14:paraId="1BF4E3B2" w14:textId="012DEC6A" w:rsidR="00F75A6E" w:rsidRDefault="005870EF" w:rsidP="0083572B">
            <w:pPr>
              <w:pStyle w:val="Els-table-text"/>
              <w:ind w:right="-159"/>
            </w:pPr>
            <w:r>
              <w:t>26.4</w:t>
            </w:r>
          </w:p>
        </w:tc>
      </w:tr>
      <w:tr w:rsidR="00F75A6E" w14:paraId="3D4E612D" w14:textId="77777777" w:rsidTr="005870EF">
        <w:trPr>
          <w:trHeight w:val="123"/>
          <w:jc w:val="center"/>
        </w:trPr>
        <w:tc>
          <w:tcPr>
            <w:tcW w:w="3034" w:type="dxa"/>
          </w:tcPr>
          <w:p w14:paraId="7EC6893D" w14:textId="77777777" w:rsidR="00F75A6E" w:rsidRDefault="00F75A6E" w:rsidP="0083572B">
            <w:pPr>
              <w:pStyle w:val="Els-table-text"/>
            </w:pPr>
          </w:p>
        </w:tc>
        <w:tc>
          <w:tcPr>
            <w:tcW w:w="1990" w:type="dxa"/>
          </w:tcPr>
          <w:p w14:paraId="218BEB2A" w14:textId="77777777" w:rsidR="00F75A6E" w:rsidRDefault="00F75A6E" w:rsidP="0083572B">
            <w:pPr>
              <w:pStyle w:val="Els-table-text"/>
            </w:pPr>
          </w:p>
        </w:tc>
        <w:tc>
          <w:tcPr>
            <w:tcW w:w="1279" w:type="dxa"/>
            <w:gridSpan w:val="2"/>
          </w:tcPr>
          <w:p w14:paraId="0FC9636E" w14:textId="77777777" w:rsidR="00F75A6E" w:rsidRDefault="00F75A6E" w:rsidP="0083572B">
            <w:pPr>
              <w:pStyle w:val="Els-table-text"/>
            </w:pPr>
          </w:p>
        </w:tc>
        <w:tc>
          <w:tcPr>
            <w:tcW w:w="1723" w:type="dxa"/>
          </w:tcPr>
          <w:p w14:paraId="3BF83D24" w14:textId="77777777" w:rsidR="00F75A6E" w:rsidRDefault="00F75A6E" w:rsidP="0083572B">
            <w:pPr>
              <w:pStyle w:val="Els-table-text"/>
              <w:ind w:right="-159"/>
            </w:pPr>
          </w:p>
        </w:tc>
      </w:tr>
    </w:tbl>
    <w:p w14:paraId="68749C39" w14:textId="72C03492" w:rsidR="00B124F4" w:rsidRDefault="005870EF">
      <w:pPr>
        <w:pStyle w:val="Els-body-text"/>
      </w:pPr>
      <w:r>
        <w:t xml:space="preserve">All cases show significant speed improvements for TCS compared with the TRNSYS version.  The </w:t>
      </w:r>
      <w:del w:id="51" w:author="Nate Blair" w:date="2013-06-18T18:41:00Z">
        <w:r w:rsidDel="00406364">
          <w:delText xml:space="preserve">exceptional </w:delText>
        </w:r>
      </w:del>
      <w:ins w:id="52" w:author="Nate Blair" w:date="2013-06-18T18:41:00Z">
        <w:r w:rsidR="00406364">
          <w:t>extreme</w:t>
        </w:r>
        <w:r w:rsidR="00406364">
          <w:t xml:space="preserve"> </w:t>
        </w:r>
      </w:ins>
      <w:r>
        <w:t>performance improvements for the empirical and generic solar models are due to the fact that the TRNSYS version spends most of the time reading and writing files on disk, while in the TCS system the inputs are set programmatically and outputs at each time step are extracted directly.  Thus, a significant amount of overhead unrelated to actual calculation has been removed.  Additionally, the models are relatively simple and do not require significant iteration at each time step for convergence; the calculations are essentially “straight through” at each time step from inputs to outputs.  However, the physical trough model requires iteration of the solver kernel at each time step, and thus the performance difference relative to the TRNSYS version is not as large, though still significant.</w:t>
      </w:r>
    </w:p>
    <w:p w14:paraId="5CE9A024" w14:textId="49B12AB2" w:rsidR="009E4D2D" w:rsidRDefault="009E4D2D" w:rsidP="009E4D2D">
      <w:pPr>
        <w:pStyle w:val="Els-1storder-head"/>
      </w:pPr>
      <w:r>
        <w:t>Conclusion</w:t>
      </w:r>
      <w:r w:rsidR="00C823C1">
        <w:t>s</w:t>
      </w:r>
    </w:p>
    <w:p w14:paraId="2CBFD76A" w14:textId="161FD43A" w:rsidR="00C823C1" w:rsidRDefault="00E447B5">
      <w:pPr>
        <w:pStyle w:val="Els-body-text"/>
      </w:pPr>
      <w:r>
        <w:t xml:space="preserve">A high performance transient time series solver framework (TCS) </w:t>
      </w:r>
      <w:ins w:id="53" w:author="Nate Blair" w:date="2013-06-18T18:43:00Z">
        <w:r w:rsidR="00406364">
          <w:t xml:space="preserve">for SAM </w:t>
        </w:r>
      </w:ins>
      <w:r>
        <w:t xml:space="preserve">has been implemented in C++ and tested against TRNSYS, the current simulation engine for CSP models in </w:t>
      </w:r>
      <w:del w:id="54" w:author="Nate Blair" w:date="2013-06-18T18:54:00Z">
        <w:r w:rsidDel="0059011B">
          <w:delText>the System Advisor Model (</w:delText>
        </w:r>
      </w:del>
      <w:r>
        <w:t>SAM</w:t>
      </w:r>
      <w:del w:id="55" w:author="Nate Blair" w:date="2013-06-18T18:54:00Z">
        <w:r w:rsidDel="0059011B">
          <w:delText>)</w:delText>
        </w:r>
      </w:del>
      <w:r>
        <w:t xml:space="preserve">.  Equivalent model implementations for three CSP system models show very low root mean square deviations between the two simulation frameworks, yet the TCS version provides a significant reduction in computation time </w:t>
      </w:r>
      <w:ins w:id="56" w:author="Nate Blair" w:date="2013-06-18T18:43:00Z">
        <w:r w:rsidR="00406364">
          <w:t xml:space="preserve">for </w:t>
        </w:r>
      </w:ins>
      <w:r>
        <w:t>the same model.  Future implementation</w:t>
      </w:r>
      <w:ins w:id="57" w:author="Nate Blair" w:date="2013-06-18T18:44:00Z">
        <w:r w:rsidR="00406364">
          <w:t>s</w:t>
        </w:r>
      </w:ins>
      <w:r>
        <w:t xml:space="preserve"> in SAM will leverage the multi-threading parallelization potential of the TCS kernel, and will consequently greatly reduce simulation times for large parametric scenario analysis, as well as enable the use of CSP simulation engines on a variety of platforms including Linux, Mac OS X, web servers, and others.</w:t>
      </w:r>
      <w:ins w:id="58" w:author="Nate Blair" w:date="2013-06-18T18:55:00Z">
        <w:r w:rsidR="0059011B">
          <w:t xml:space="preserve"> </w:t>
        </w:r>
      </w:ins>
      <w:ins w:id="59" w:author="Nate Blair" w:date="2013-06-18T18:44:00Z">
        <w:r w:rsidR="00406364">
          <w:t xml:space="preserve">This new framework will also enable distribution of the CSP models within the SAM Software Development Kit (SDK) which currently only includes PV, Wind and Geothermal technologies. </w:t>
        </w:r>
      </w:ins>
      <w:ins w:id="60" w:author="Nate Blair" w:date="2013-06-18T18:55:00Z">
        <w:r w:rsidR="0059011B">
          <w:t xml:space="preserve">TCS will be used by NREL to continue to augment SAM with new and emerging CSP technologies. </w:t>
        </w:r>
      </w:ins>
    </w:p>
    <w:p w14:paraId="203CBCB8" w14:textId="77777777" w:rsidR="00733F55" w:rsidRDefault="00733F55">
      <w:pPr>
        <w:pStyle w:val="Els-acknowledgement"/>
        <w:spacing w:before="240" w:line="240" w:lineRule="exact"/>
      </w:pPr>
      <w:r>
        <w:t>Acknowledgements</w:t>
      </w:r>
    </w:p>
    <w:p w14:paraId="60D60037" w14:textId="41B260D4" w:rsidR="00B124F4" w:rsidRDefault="00492018">
      <w:pPr>
        <w:pStyle w:val="Els-body-text"/>
        <w:ind w:firstLine="240"/>
      </w:pPr>
      <w:r w:rsidRPr="00492018">
        <w:t>This work was support</w:t>
      </w:r>
      <w:r w:rsidR="005C2D89">
        <w:t>ed by the U.S. Department of En</w:t>
      </w:r>
      <w:r w:rsidRPr="00492018">
        <w:t xml:space="preserve">ergy under Contract No. </w:t>
      </w:r>
      <w:proofErr w:type="gramStart"/>
      <w:r w:rsidRPr="00492018">
        <w:t>DE-AC36-08-GO28308 with the National Renewable Energy Laboratory.</w:t>
      </w:r>
      <w:proofErr w:type="gramEnd"/>
    </w:p>
    <w:p w14:paraId="1F6605FD" w14:textId="77777777" w:rsidR="00733F55" w:rsidRDefault="00733F55">
      <w:pPr>
        <w:pStyle w:val="Els-reference-head"/>
        <w:spacing w:before="240" w:after="240" w:line="240" w:lineRule="exact"/>
      </w:pPr>
      <w:r>
        <w:t>References</w:t>
      </w:r>
    </w:p>
    <w:p w14:paraId="28007FC5" w14:textId="0E4F79E5" w:rsidR="00733F55" w:rsidRDefault="00733F55">
      <w:pPr>
        <w:widowControl/>
        <w:autoSpaceDE w:val="0"/>
        <w:autoSpaceDN w:val="0"/>
        <w:adjustRightInd w:val="0"/>
        <w:spacing w:line="200" w:lineRule="exact"/>
        <w:ind w:left="240" w:hanging="240"/>
        <w:jc w:val="both"/>
        <w:rPr>
          <w:sz w:val="16"/>
          <w:szCs w:val="16"/>
          <w:lang w:val="de-DE" w:eastAsia="en-IN"/>
        </w:rPr>
      </w:pPr>
      <w:r w:rsidRPr="00336E10">
        <w:rPr>
          <w:sz w:val="16"/>
          <w:szCs w:val="16"/>
          <w:lang w:val="de-DE" w:eastAsia="en-IN"/>
        </w:rPr>
        <w:t xml:space="preserve">[1] </w:t>
      </w:r>
      <w:r w:rsidR="00E363E2">
        <w:rPr>
          <w:sz w:val="16"/>
          <w:szCs w:val="16"/>
          <w:lang w:val="de-DE" w:eastAsia="en-IN"/>
        </w:rPr>
        <w:t>TRNSYS: Transient System Simulation Tool User’s Manual. Version 17.  http://www.trnsys.com</w:t>
      </w:r>
    </w:p>
    <w:p w14:paraId="36327FA2" w14:textId="5C792674" w:rsidR="00733F55" w:rsidRDefault="00733F55" w:rsidP="00E363E2">
      <w:pPr>
        <w:widowControl/>
        <w:autoSpaceDE w:val="0"/>
        <w:autoSpaceDN w:val="0"/>
        <w:adjustRightInd w:val="0"/>
        <w:spacing w:line="200" w:lineRule="exact"/>
        <w:jc w:val="both"/>
        <w:rPr>
          <w:sz w:val="16"/>
          <w:szCs w:val="16"/>
          <w:lang w:val="en-IN" w:eastAsia="en-IN"/>
        </w:rPr>
      </w:pPr>
      <w:r>
        <w:rPr>
          <w:sz w:val="16"/>
          <w:szCs w:val="16"/>
          <w:lang w:val="en-IN" w:eastAsia="en-IN"/>
        </w:rPr>
        <w:t xml:space="preserve">[2] </w:t>
      </w:r>
      <w:r w:rsidR="00E363E2">
        <w:rPr>
          <w:sz w:val="16"/>
          <w:szCs w:val="16"/>
          <w:lang w:val="en-IN" w:eastAsia="en-IN"/>
        </w:rPr>
        <w:t xml:space="preserve">EES: Engineering Equation Solver. F-Chart Software. </w:t>
      </w:r>
      <w:r w:rsidR="00E363E2" w:rsidRPr="00E363E2">
        <w:rPr>
          <w:sz w:val="16"/>
          <w:szCs w:val="16"/>
          <w:lang w:val="en-IN" w:eastAsia="en-IN"/>
        </w:rPr>
        <w:t>http://www.fchart.com/ees/</w:t>
      </w:r>
    </w:p>
    <w:p w14:paraId="4A57463D" w14:textId="5BD322B4" w:rsidR="00733F55"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[3] </w:t>
      </w:r>
      <w:r w:rsidRPr="00E363E2">
        <w:rPr>
          <w:sz w:val="16"/>
          <w:szCs w:val="16"/>
          <w:lang w:val="en-IN" w:eastAsia="en-IN"/>
        </w:rPr>
        <w:t>Price, H. (2003). Parabolic Trough Solar Power Plant Simulation Model. Proceedings of the ISEC 2003: International Solar Energy Conference, 15-18 March 2003, Kohala Coast, Hawaii. New York: American Society of Mechanical Engineers. 665-673 pp.; NREL Report No. CP-550-34742.</w:t>
      </w:r>
    </w:p>
    <w:p w14:paraId="4DE73506" w14:textId="354801AD"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[4]</w:t>
      </w:r>
      <w:r w:rsidRPr="00E363E2">
        <w:t xml:space="preserve"> </w:t>
      </w:r>
      <w:r w:rsidRPr="00E363E2">
        <w:rPr>
          <w:sz w:val="16"/>
          <w:szCs w:val="16"/>
          <w:lang w:val="en-IN" w:eastAsia="en-IN"/>
        </w:rPr>
        <w:t>Wagner, M. J.; Gilman, P. (2011). "Technical Manual for the SAM Physical Trough Model." 124 pp.; NREL Report No. TP-5500-51825.</w:t>
      </w:r>
    </w:p>
    <w:p w14:paraId="267516E0" w14:textId="54CD8C3C"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[5] </w:t>
      </w:r>
      <w:r w:rsidR="006B58F2">
        <w:rPr>
          <w:sz w:val="16"/>
          <w:szCs w:val="16"/>
          <w:lang w:val="en-IN" w:eastAsia="en-IN"/>
        </w:rPr>
        <w:t xml:space="preserve">Neises, T.; Wagner, M. </w:t>
      </w:r>
      <w:r w:rsidRPr="00E363E2">
        <w:rPr>
          <w:sz w:val="16"/>
          <w:szCs w:val="16"/>
          <w:lang w:val="en-IN" w:eastAsia="en-IN"/>
        </w:rPr>
        <w:t>"Simulation of Direct Steam Power Tower Concentrated Solar Plant." ASME SE 2012 Conference.</w:t>
      </w:r>
    </w:p>
    <w:p w14:paraId="1DF63761" w14:textId="1674CC91"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[6] </w:t>
      </w:r>
      <w:r w:rsidRPr="00E363E2">
        <w:rPr>
          <w:sz w:val="16"/>
          <w:szCs w:val="16"/>
          <w:lang w:val="en-IN" w:eastAsia="en-IN"/>
        </w:rPr>
        <w:t>Wagner, M. (M.S. 2008). "Simulation and Predictive Performance Modeling of Utility-Scale Central Receiver System Power Plants." University of Wisconsin-Madison.</w:t>
      </w:r>
    </w:p>
    <w:p w14:paraId="19D88D87" w14:textId="1B38752E"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[7] </w:t>
      </w:r>
      <w:r w:rsidRPr="00E363E2">
        <w:rPr>
          <w:sz w:val="16"/>
          <w:szCs w:val="16"/>
          <w:lang w:val="en-IN" w:eastAsia="en-IN"/>
        </w:rPr>
        <w:t>Kistler, B. (1986). "A User's Manual for DELSOL3: A Computer Code for Calculating the Optical Performance and Optimal System Design for Solar Thermal Central Receiver Plants." Sandia Report No. SAND86-8018.</w:t>
      </w:r>
    </w:p>
    <w:p w14:paraId="5FF41A89" w14:textId="25C781AC"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[8] </w:t>
      </w:r>
      <w:r w:rsidRPr="00E363E2">
        <w:rPr>
          <w:sz w:val="16"/>
          <w:szCs w:val="16"/>
          <w:lang w:val="en-IN" w:eastAsia="en-IN"/>
        </w:rPr>
        <w:t>Feierabend, L. (M.S., 2009). "Thermal Model Development and Simulation of Cavity-Type Solar Central Receiver Systems." University of Wisconsin-Madison.</w:t>
      </w:r>
    </w:p>
    <w:p w14:paraId="71C671A2" w14:textId="2E728DE3"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lastRenderedPageBreak/>
        <w:t xml:space="preserve">[9] </w:t>
      </w:r>
      <w:r w:rsidRPr="00E363E2">
        <w:rPr>
          <w:sz w:val="16"/>
          <w:szCs w:val="16"/>
          <w:lang w:val="en-IN" w:eastAsia="en-IN"/>
        </w:rPr>
        <w:t>Wagner, M.; Zhu, G. (2012). "A Direct-steam Linear Fresnel Performance Model for NREL's System Advisor Model." NREL Conference Paper CP-5500-55044.</w:t>
      </w:r>
    </w:p>
    <w:p w14:paraId="7BBA0984" w14:textId="0959687E"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[10] </w:t>
      </w:r>
      <w:r w:rsidRPr="00E363E2">
        <w:rPr>
          <w:sz w:val="16"/>
          <w:szCs w:val="16"/>
          <w:lang w:val="en-IN" w:eastAsia="en-IN"/>
        </w:rPr>
        <w:t>Wagner, M. (2012). "Results and Comparison from the SAM Linear Fresnel Technology Performance Model: Preprint. NREL Conference Paper CP-5500-54758."</w:t>
      </w:r>
    </w:p>
    <w:p w14:paraId="460A6A10" w14:textId="7683B520"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[11] </w:t>
      </w:r>
      <w:r w:rsidRPr="00E363E2">
        <w:rPr>
          <w:sz w:val="16"/>
          <w:szCs w:val="16"/>
          <w:lang w:val="en-IN" w:eastAsia="en-IN"/>
        </w:rPr>
        <w:t>Wagner, M. J.; Zhu, G. (2011). "Generic CSP Performance Model for NREL's System Advisor Model: Preprint." 10 pp.; NREL Report No. CP-5500-52473.</w:t>
      </w:r>
    </w:p>
    <w:p w14:paraId="35C87E4B" w14:textId="024B3E4D"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[12] System Advisor Model (SAM).  National Renewable Energy Laboratory, 2013. </w:t>
      </w:r>
      <w:r w:rsidRPr="00E363E2">
        <w:rPr>
          <w:sz w:val="16"/>
          <w:szCs w:val="16"/>
          <w:lang w:val="en-IN" w:eastAsia="en-IN"/>
        </w:rPr>
        <w:t>https://sam.nrel.gov/</w:t>
      </w:r>
    </w:p>
    <w:p w14:paraId="112E6A94" w14:textId="77777777" w:rsidR="00733F55" w:rsidRDefault="00733F55">
      <w:pPr>
        <w:pStyle w:val="BodyTextIndent"/>
        <w:spacing w:line="200" w:lineRule="exact"/>
        <w:ind w:left="240" w:hanging="240"/>
      </w:pPr>
    </w:p>
    <w:sectPr w:rsidR="00733F55" w:rsidSect="000E5217">
      <w:headerReference w:type="even" r:id="rId16"/>
      <w:headerReference w:type="default" r:id="rId17"/>
      <w:headerReference w:type="first" r:id="rId18"/>
      <w:footerReference w:type="first" r:id="rId19"/>
      <w:footnotePr>
        <w:numFmt w:val="chicago"/>
      </w:footnotePr>
      <w:type w:val="nextColumn"/>
      <w:pgSz w:w="10886" w:h="14855" w:code="161"/>
      <w:pgMar w:top="907" w:right="794" w:bottom="1253" w:left="737" w:header="907" w:footer="125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Nate Blair" w:date="2013-06-18T18:18:00Z" w:initials="NJB">
    <w:p w14:paraId="16438597" w14:textId="48AC7917" w:rsidR="006C0C68" w:rsidRDefault="006C0C68">
      <w:pPr>
        <w:pStyle w:val="CommentText"/>
      </w:pPr>
      <w:r>
        <w:rPr>
          <w:rStyle w:val="CommentReference"/>
        </w:rPr>
        <w:annotationRef/>
      </w:r>
      <w:r>
        <w:t xml:space="preserve">Is this true with the lack of performance data we have </w:t>
      </w:r>
      <w:proofErr w:type="gramStart"/>
      <w:r>
        <w:t>from  the</w:t>
      </w:r>
      <w:proofErr w:type="gramEnd"/>
      <w:r>
        <w:t xml:space="preserve"> CSP plants?</w:t>
      </w:r>
    </w:p>
  </w:comment>
  <w:comment w:id="38" w:author="Nate Blair" w:date="2013-06-18T18:29:00Z" w:initials="NJB">
    <w:p w14:paraId="155296A0" w14:textId="1DC7DE67" w:rsidR="007D6C03" w:rsidRDefault="007D6C03">
      <w:pPr>
        <w:pStyle w:val="CommentText"/>
      </w:pPr>
      <w:r>
        <w:rPr>
          <w:rStyle w:val="CommentReference"/>
        </w:rPr>
        <w:annotationRef/>
      </w:r>
      <w:r>
        <w:t>We should discuss this perhaps.</w:t>
      </w:r>
    </w:p>
  </w:comment>
  <w:comment w:id="45" w:author="Nate Blair" w:date="2013-06-18T18:38:00Z" w:initials="NJB">
    <w:p w14:paraId="5F669751" w14:textId="13B652A2" w:rsidR="00406364" w:rsidRDefault="00406364">
      <w:pPr>
        <w:pStyle w:val="CommentText"/>
      </w:pPr>
      <w:r>
        <w:rPr>
          <w:rStyle w:val="CommentReference"/>
        </w:rPr>
        <w:annotationRef/>
      </w:r>
      <w:r>
        <w:t>If people see this, they are going to want it. Not sure we are prepared to answer that question of why they can’t have this. Let’s discuss leaving this out.</w:t>
      </w:r>
    </w:p>
  </w:comment>
  <w:comment w:id="46" w:author="Nate Blair" w:date="2013-06-18T18:57:00Z" w:initials="NJB">
    <w:p w14:paraId="5E1D737C" w14:textId="206992D4" w:rsidR="0059011B" w:rsidRDefault="0059011B">
      <w:pPr>
        <w:pStyle w:val="CommentText"/>
      </w:pPr>
      <w:r>
        <w:rPr>
          <w:rStyle w:val="CommentReference"/>
        </w:rPr>
        <w:annotationRef/>
      </w:r>
      <w:r>
        <w:t xml:space="preserve">Including the </w:t>
      </w:r>
      <w:r>
        <w:t>figure.</w:t>
      </w:r>
      <w:bookmarkStart w:id="47" w:name="_GoBack"/>
      <w:bookmarkEnd w:id="47"/>
    </w:p>
  </w:comment>
</w:comments>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A4B613" w14:textId="77777777" w:rsidR="00D26BBE" w:rsidRDefault="00D26BBE">
      <w:r>
        <w:separator/>
      </w:r>
    </w:p>
    <w:p w14:paraId="59E9E1E6" w14:textId="77777777" w:rsidR="00D26BBE" w:rsidRDefault="00D26BBE"/>
  </w:endnote>
  <w:endnote w:type="continuationSeparator" w:id="0">
    <w:p w14:paraId="26447104" w14:textId="77777777" w:rsidR="00D26BBE" w:rsidRDefault="00D26BBE">
      <w:r>
        <w:continuationSeparator/>
      </w:r>
    </w:p>
    <w:p w14:paraId="2AB07DE5" w14:textId="77777777" w:rsidR="00D26BBE" w:rsidRDefault="00D26B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embedBold r:id="rId1" w:fontKey="{73750792-2816-4703-B657-431D7A28C3C8}"/>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2" w:fontKey="{06C1B6A3-BDDB-4549-8286-822B92088E8F}"/>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3" w:fontKey="{AEA55A34-B2B4-44C6-A242-03A7C61361D1}"/>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4" w:fontKey="{60A9A26B-281F-4166-B5FA-8A4C1DA7DAA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AD63B" w14:textId="77777777" w:rsidR="0083572B" w:rsidRDefault="0083572B" w:rsidP="00F436C6">
    <w:pPr>
      <w:pStyle w:val="Footer"/>
      <w:spacing w:before="240" w:beforeAutospacing="0" w:line="200" w:lineRule="exact"/>
    </w:pPr>
    <w:r w:rsidRPr="00E60FDA">
      <w:t>1876-6102</w:t>
    </w:r>
    <w:r>
      <w:t xml:space="preserve"> </w:t>
    </w:r>
    <w:sdt>
      <w:sdtPr>
        <w:id w:val="-1974664211"/>
        <w:lock w:val="contentLocked"/>
        <w:placeholder>
          <w:docPart w:val="DefaultPlaceholder_1082065158"/>
        </w:placeholder>
        <w:group/>
      </w:sdtPr>
      <w:sdtEndPr/>
      <w:sdtContent>
        <w:sdt>
          <w:sdtPr>
            <w:id w:val="2108994861"/>
            <w:lock w:val="sdtContentLocked"/>
            <w:placeholder>
              <w:docPart w:val="DefaultPlaceholder_1082065158"/>
            </w:placeholder>
          </w:sdtPr>
          <w:sdtEndPr/>
          <w:sdtContent>
            <w:r w:rsidRPr="000607AE">
              <w:t>© 2013 The Authors. Published by Elsevier Ltd.</w:t>
            </w:r>
            <w:r>
              <w:br/>
            </w:r>
            <w:r w:rsidRPr="00DA7519">
              <w:rPr>
                <w:lang w:val="en-IN" w:eastAsia="en-IN"/>
              </w:rPr>
              <w:t>Selection and peer review by the scientific conference committee of SolarPACES 2013 under responsibility</w:t>
            </w:r>
            <w:r>
              <w:rPr>
                <w:lang w:val="en-IN" w:eastAsia="en-IN"/>
              </w:rPr>
              <w:t xml:space="preserve"> of PSE AG.</w:t>
            </w:r>
          </w:sdtContent>
        </w:sdt>
      </w:sdtContent>
    </w:sdt>
    <w:r>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B299" w14:textId="77777777" w:rsidR="00D26BBE" w:rsidRDefault="00D26BBE">
      <w:pPr>
        <w:pStyle w:val="Footer"/>
        <w:rPr>
          <w:lang w:val="en-GB"/>
        </w:rPr>
      </w:pPr>
      <w:r>
        <w:drawing>
          <wp:inline distT="0" distB="0" distL="0" distR="0" wp14:anchorId="650809C4" wp14:editId="006B932D">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14:paraId="512073D1" w14:textId="77777777" w:rsidR="00D26BBE" w:rsidRDefault="00D26BBE"/>
  </w:footnote>
  <w:footnote w:type="continuationSeparator" w:id="0">
    <w:p w14:paraId="410E47AE" w14:textId="77777777" w:rsidR="00D26BBE" w:rsidRDefault="00D26BBE">
      <w:r>
        <w:continuationSeparator/>
      </w:r>
    </w:p>
    <w:p w14:paraId="5BE0AE75" w14:textId="77777777" w:rsidR="00D26BBE" w:rsidRDefault="00D26B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F5B38" w14:textId="429D799E" w:rsidR="0083572B" w:rsidRDefault="0083572B" w:rsidP="00FC7C78">
    <w:pPr>
      <w:pStyle w:val="Header"/>
      <w:tabs>
        <w:tab w:val="center" w:pos="4920"/>
      </w:tabs>
      <w:spacing w:line="200" w:lineRule="exact"/>
      <w:rPr>
        <w:i w:val="0"/>
        <w:iCs/>
      </w:rPr>
    </w:pPr>
    <w:r>
      <w:tab/>
      <w:t xml:space="preserve">A. Dobos, T. Neises, M. Wagner / </w:t>
    </w:r>
    <w:r w:rsidRPr="00E60FDA">
      <w:t>Energy Procedia</w:t>
    </w:r>
    <w:r>
      <w:t xml:space="preserve"> 00 (</w:t>
    </w:r>
    <w:r>
      <w:rPr>
        <w:rFonts w:hint="eastAsia"/>
        <w:lang w:eastAsia="zh-CN"/>
      </w:rPr>
      <w:t>201</w:t>
    </w:r>
    <w:r>
      <w:rPr>
        <w:lang w:eastAsia="zh-CN"/>
      </w:rPr>
      <w:t>3</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D6D14" w14:textId="6AAFDCF6" w:rsidR="0083572B" w:rsidRDefault="0083572B" w:rsidP="00B124F4">
    <w:pPr>
      <w:pStyle w:val="Header"/>
      <w:tabs>
        <w:tab w:val="clear" w:pos="9356"/>
        <w:tab w:val="center" w:pos="4920"/>
        <w:tab w:val="right" w:pos="9214"/>
      </w:tabs>
      <w:jc w:val="right"/>
    </w:pPr>
    <w:r>
      <w:tab/>
      <w:t xml:space="preserve">A. Dobos, T. Neises, M. Wagner / </w:t>
    </w:r>
    <w:r w:rsidRPr="00E60FDA">
      <w:t>Energy Procedia</w:t>
    </w:r>
    <w:r>
      <w:t xml:space="preserve"> 00 (</w:t>
    </w:r>
    <w:r>
      <w:rPr>
        <w:rFonts w:hint="eastAsia"/>
      </w:rPr>
      <w:t>20</w:t>
    </w:r>
    <w:r>
      <w:rPr>
        <w:rFonts w:hint="eastAsia"/>
        <w:lang w:eastAsia="zh-CN"/>
      </w:rPr>
      <w:t>1</w:t>
    </w:r>
    <w:r>
      <w:rPr>
        <w:lang w:eastAsia="zh-CN"/>
      </w:rPr>
      <w:t>3</w:t>
    </w:r>
    <w:r>
      <w:t>) 000–000</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83572B" w14:paraId="590C11D5" w14:textId="77777777">
      <w:trPr>
        <w:trHeight w:val="1868"/>
      </w:trPr>
      <w:tc>
        <w:tcPr>
          <w:tcW w:w="1265" w:type="dxa"/>
        </w:tcPr>
        <w:p w14:paraId="0F88731B" w14:textId="77777777" w:rsidR="0083572B" w:rsidRDefault="0083572B">
          <w:pPr>
            <w:pStyle w:val="Header"/>
            <w:rPr>
              <w:sz w:val="10"/>
            </w:rPr>
          </w:pPr>
          <w:r>
            <w:drawing>
              <wp:inline distT="0" distB="0" distL="0" distR="0" wp14:anchorId="20A95685" wp14:editId="1B68E770">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14:paraId="00B498CC" w14:textId="77777777" w:rsidR="0083572B" w:rsidRDefault="0083572B">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2B567BC0" w14:textId="77777777" w:rsidR="0083572B" w:rsidRDefault="0083572B" w:rsidP="00D019A2">
          <w:pPr>
            <w:pStyle w:val="Header"/>
            <w:spacing w:after="100" w:afterAutospacing="1"/>
            <w:jc w:val="center"/>
            <w:rPr>
              <w:i w:val="0"/>
              <w:iCs/>
              <w:sz w:val="12"/>
            </w:rPr>
          </w:pPr>
          <w:r>
            <w:rPr>
              <w:i w:val="0"/>
              <w:iCs/>
              <w:sz w:val="12"/>
            </w:rPr>
            <w:drawing>
              <wp:inline distT="0" distB="0" distL="0" distR="0" wp14:anchorId="2283733B" wp14:editId="27E8531C">
                <wp:extent cx="2019300" cy="16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sd-100k-l.eps"/>
                        <pic:cNvPicPr/>
                      </pic:nvPicPr>
                      <pic:blipFill>
                        <a:blip r:embed="rId3">
                          <a:extLst>
                            <a:ext uri="{28A0092B-C50C-407E-A947-70E740481C1C}">
                              <a14:useLocalDpi xmlns:a14="http://schemas.microsoft.com/office/drawing/2010/main" val="0"/>
                            </a:ext>
                          </a:extLst>
                        </a:blip>
                        <a:stretch>
                          <a:fillRect/>
                        </a:stretch>
                      </pic:blipFill>
                      <pic:spPr>
                        <a:xfrm>
                          <a:off x="0" y="0"/>
                          <a:ext cx="2019300" cy="161925"/>
                        </a:xfrm>
                        <a:prstGeom prst="rect">
                          <a:avLst/>
                        </a:prstGeom>
                      </pic:spPr>
                    </pic:pic>
                  </a:graphicData>
                </a:graphic>
              </wp:inline>
            </w:drawing>
          </w:r>
        </w:p>
        <w:p w14:paraId="2FD64856" w14:textId="77777777" w:rsidR="0083572B" w:rsidRDefault="0083572B" w:rsidP="00E37E15">
          <w:pPr>
            <w:pStyle w:val="Header"/>
            <w:spacing w:before="0" w:beforeAutospacing="0" w:after="0" w:line="200" w:lineRule="exact"/>
            <w:jc w:val="center"/>
            <w:rPr>
              <w:i w:val="0"/>
              <w:iCs/>
              <w:szCs w:val="16"/>
            </w:rPr>
          </w:pPr>
          <w:r w:rsidRPr="00E60FDA">
            <w:rPr>
              <w:i w:val="0"/>
              <w:iCs/>
              <w:szCs w:val="16"/>
            </w:rPr>
            <w:t>Energy Procedia</w:t>
          </w:r>
          <w:r>
            <w:rPr>
              <w:i w:val="0"/>
              <w:iCs/>
              <w:szCs w:val="16"/>
            </w:rPr>
            <w:t xml:space="preserve"> 00 (20</w:t>
          </w:r>
          <w:r>
            <w:rPr>
              <w:rFonts w:hint="eastAsia"/>
              <w:i w:val="0"/>
              <w:iCs/>
              <w:szCs w:val="16"/>
              <w:lang w:eastAsia="zh-CN"/>
            </w:rPr>
            <w:t>1</w:t>
          </w:r>
          <w:r>
            <w:rPr>
              <w:i w:val="0"/>
              <w:iCs/>
              <w:szCs w:val="16"/>
              <w:lang w:eastAsia="zh-CN"/>
            </w:rPr>
            <w:t>3</w:t>
          </w:r>
          <w:r>
            <w:rPr>
              <w:i w:val="0"/>
              <w:iCs/>
              <w:szCs w:val="16"/>
            </w:rPr>
            <w:t>) 000–000</w:t>
          </w:r>
        </w:p>
      </w:tc>
      <w:tc>
        <w:tcPr>
          <w:tcW w:w="2404" w:type="dxa"/>
        </w:tcPr>
        <w:p w14:paraId="4AA1CED4" w14:textId="77777777" w:rsidR="0083572B" w:rsidRDefault="0083572B" w:rsidP="00E60FDA">
          <w:pPr>
            <w:pStyle w:val="Header"/>
            <w:tabs>
              <w:tab w:val="left" w:pos="132"/>
              <w:tab w:val="left" w:pos="1932"/>
              <w:tab w:val="left" w:pos="2142"/>
            </w:tabs>
            <w:spacing w:before="0" w:beforeAutospacing="0" w:after="0" w:line="240" w:lineRule="auto"/>
            <w:ind w:left="-125" w:firstLine="125"/>
            <w:rPr>
              <w:i w:val="0"/>
              <w:iCs/>
            </w:rPr>
          </w:pPr>
          <w:r>
            <w:rPr>
              <w:i w:val="0"/>
              <w:iCs/>
            </w:rPr>
            <w:drawing>
              <wp:inline distT="0" distB="0" distL="0" distR="0" wp14:anchorId="16C92740" wp14:editId="3DF38011">
                <wp:extent cx="1353312" cy="75620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ypro.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53312" cy="756209"/>
                        </a:xfrm>
                        <a:prstGeom prst="rect">
                          <a:avLst/>
                        </a:prstGeom>
                      </pic:spPr>
                    </pic:pic>
                  </a:graphicData>
                </a:graphic>
              </wp:inline>
            </w:drawing>
          </w:r>
        </w:p>
        <w:p w14:paraId="3C886EB6" w14:textId="77777777" w:rsidR="0083572B" w:rsidRDefault="0083572B" w:rsidP="004A6288">
          <w:pPr>
            <w:pStyle w:val="Header"/>
            <w:tabs>
              <w:tab w:val="left" w:pos="1932"/>
              <w:tab w:val="left" w:pos="2142"/>
            </w:tabs>
            <w:spacing w:before="80" w:beforeAutospacing="0" w:after="0" w:line="240" w:lineRule="auto"/>
            <w:ind w:left="-125" w:firstLine="3"/>
            <w:rPr>
              <w:i w:val="0"/>
              <w:iCs/>
            </w:rPr>
          </w:pPr>
          <w:r>
            <w:rPr>
              <w:i w:val="0"/>
              <w:iCs/>
            </w:rPr>
            <w:t xml:space="preserve">  www.elsevier.com/locate/procedia</w:t>
          </w:r>
        </w:p>
      </w:tc>
    </w:tr>
  </w:tbl>
  <w:p w14:paraId="3F1510CA" w14:textId="77777777" w:rsidR="0083572B" w:rsidRDefault="0083572B">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3A7464C"/>
    <w:multiLevelType w:val="hybridMultilevel"/>
    <w:tmpl w:val="47D2BDB4"/>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4">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3">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7"/>
  </w:num>
  <w:num w:numId="3">
    <w:abstractNumId w:val="7"/>
  </w:num>
  <w:num w:numId="4">
    <w:abstractNumId w:val="7"/>
  </w:num>
  <w:num w:numId="5">
    <w:abstractNumId w:val="0"/>
  </w:num>
  <w:num w:numId="6">
    <w:abstractNumId w:val="2"/>
  </w:num>
  <w:num w:numId="7">
    <w:abstractNumId w:val="8"/>
  </w:num>
  <w:num w:numId="8">
    <w:abstractNumId w:val="1"/>
  </w:num>
  <w:num w:numId="9">
    <w:abstractNumId w:val="5"/>
  </w:num>
  <w:num w:numId="10">
    <w:abstractNumId w:val="13"/>
  </w:num>
  <w:num w:numId="11">
    <w:abstractNumId w:val="12"/>
  </w:num>
  <w:num w:numId="12">
    <w:abstractNumId w:val="7"/>
  </w:num>
  <w:num w:numId="13">
    <w:abstractNumId w:val="7"/>
  </w:num>
  <w:num w:numId="14">
    <w:abstractNumId w:val="7"/>
  </w:num>
  <w:num w:numId="15">
    <w:abstractNumId w:val="7"/>
  </w:num>
  <w:num w:numId="16">
    <w:abstractNumId w:val="0"/>
  </w:num>
  <w:num w:numId="17">
    <w:abstractNumId w:val="2"/>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0"/>
  </w:num>
  <w:num w:numId="27">
    <w:abstractNumId w:val="11"/>
  </w:num>
  <w:num w:numId="28">
    <w:abstractNumId w:val="4"/>
  </w:num>
  <w:num w:numId="29">
    <w:abstractNumId w:val="6"/>
  </w:num>
  <w:num w:numId="30">
    <w:abstractNumId w:val="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PostScriptOverText/>
  <w:embedTrueTypeFonts/>
  <w:mirrorMargins/>
  <w:proofState w:spelling="clean" w:grammar="clean"/>
  <w:attachedTemplate r:id="rId1"/>
  <w:trackRevisions/>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6C6"/>
    <w:rsid w:val="00021F5E"/>
    <w:rsid w:val="000607AE"/>
    <w:rsid w:val="000B4180"/>
    <w:rsid w:val="000E5217"/>
    <w:rsid w:val="00156DF5"/>
    <w:rsid w:val="001A31D3"/>
    <w:rsid w:val="001F6860"/>
    <w:rsid w:val="00261D31"/>
    <w:rsid w:val="002A681E"/>
    <w:rsid w:val="002B0952"/>
    <w:rsid w:val="002B7A3F"/>
    <w:rsid w:val="002F182B"/>
    <w:rsid w:val="002F419C"/>
    <w:rsid w:val="00336E10"/>
    <w:rsid w:val="00350532"/>
    <w:rsid w:val="00381686"/>
    <w:rsid w:val="003F1283"/>
    <w:rsid w:val="00406364"/>
    <w:rsid w:val="004146F5"/>
    <w:rsid w:val="00452383"/>
    <w:rsid w:val="00470499"/>
    <w:rsid w:val="00490325"/>
    <w:rsid w:val="00492018"/>
    <w:rsid w:val="004A6288"/>
    <w:rsid w:val="004E6183"/>
    <w:rsid w:val="0052019C"/>
    <w:rsid w:val="00554291"/>
    <w:rsid w:val="00582AD4"/>
    <w:rsid w:val="005870EF"/>
    <w:rsid w:val="0059011B"/>
    <w:rsid w:val="005C2D89"/>
    <w:rsid w:val="005C53AC"/>
    <w:rsid w:val="006B58F2"/>
    <w:rsid w:val="006C0C68"/>
    <w:rsid w:val="006C4312"/>
    <w:rsid w:val="006C76B6"/>
    <w:rsid w:val="006D43AB"/>
    <w:rsid w:val="006E13EA"/>
    <w:rsid w:val="006F053C"/>
    <w:rsid w:val="007059FE"/>
    <w:rsid w:val="007335E9"/>
    <w:rsid w:val="00733F55"/>
    <w:rsid w:val="007370A0"/>
    <w:rsid w:val="00740577"/>
    <w:rsid w:val="00773CD1"/>
    <w:rsid w:val="007820BD"/>
    <w:rsid w:val="00790EFA"/>
    <w:rsid w:val="007D0ACF"/>
    <w:rsid w:val="007D6C03"/>
    <w:rsid w:val="00825A92"/>
    <w:rsid w:val="0083572B"/>
    <w:rsid w:val="0084154A"/>
    <w:rsid w:val="008430B9"/>
    <w:rsid w:val="00844D0F"/>
    <w:rsid w:val="00864983"/>
    <w:rsid w:val="008A7FEA"/>
    <w:rsid w:val="008F725C"/>
    <w:rsid w:val="0090106F"/>
    <w:rsid w:val="00904F15"/>
    <w:rsid w:val="00956CB3"/>
    <w:rsid w:val="009B2233"/>
    <w:rsid w:val="009C14A8"/>
    <w:rsid w:val="009E4D2D"/>
    <w:rsid w:val="00A44E1C"/>
    <w:rsid w:val="00B124F4"/>
    <w:rsid w:val="00B53EE4"/>
    <w:rsid w:val="00B77F9A"/>
    <w:rsid w:val="00BB1C65"/>
    <w:rsid w:val="00BC3594"/>
    <w:rsid w:val="00BD14BA"/>
    <w:rsid w:val="00BD786B"/>
    <w:rsid w:val="00BE5376"/>
    <w:rsid w:val="00C646C0"/>
    <w:rsid w:val="00C65B75"/>
    <w:rsid w:val="00C74D30"/>
    <w:rsid w:val="00C823C1"/>
    <w:rsid w:val="00CC5A8E"/>
    <w:rsid w:val="00CD2901"/>
    <w:rsid w:val="00CE41BC"/>
    <w:rsid w:val="00CE5C0D"/>
    <w:rsid w:val="00D019A2"/>
    <w:rsid w:val="00D14606"/>
    <w:rsid w:val="00D26BBE"/>
    <w:rsid w:val="00D70E00"/>
    <w:rsid w:val="00D777FB"/>
    <w:rsid w:val="00D82CC8"/>
    <w:rsid w:val="00D976D2"/>
    <w:rsid w:val="00DA7519"/>
    <w:rsid w:val="00DD1DF0"/>
    <w:rsid w:val="00DE5454"/>
    <w:rsid w:val="00E363E2"/>
    <w:rsid w:val="00E37E15"/>
    <w:rsid w:val="00E447B5"/>
    <w:rsid w:val="00E60FDA"/>
    <w:rsid w:val="00E74801"/>
    <w:rsid w:val="00ED7EBE"/>
    <w:rsid w:val="00EE6122"/>
    <w:rsid w:val="00F435B2"/>
    <w:rsid w:val="00F436C6"/>
    <w:rsid w:val="00F43E04"/>
    <w:rsid w:val="00F75A6E"/>
    <w:rsid w:val="00F81156"/>
    <w:rsid w:val="00FC7C78"/>
    <w:rsid w:val="00FF75C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695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0B418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0B41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32076">
      <w:bodyDiv w:val="1"/>
      <w:marLeft w:val="0"/>
      <w:marRight w:val="0"/>
      <w:marTop w:val="0"/>
      <w:marBottom w:val="0"/>
      <w:divBdr>
        <w:top w:val="none" w:sz="0" w:space="0" w:color="auto"/>
        <w:left w:val="none" w:sz="0" w:space="0" w:color="auto"/>
        <w:bottom w:val="none" w:sz="0" w:space="0" w:color="auto"/>
        <w:right w:val="none" w:sz="0" w:space="0" w:color="auto"/>
      </w:divBdr>
    </w:div>
    <w:div w:id="72898500">
      <w:bodyDiv w:val="1"/>
      <w:marLeft w:val="0"/>
      <w:marRight w:val="0"/>
      <w:marTop w:val="0"/>
      <w:marBottom w:val="0"/>
      <w:divBdr>
        <w:top w:val="none" w:sz="0" w:space="0" w:color="auto"/>
        <w:left w:val="none" w:sz="0" w:space="0" w:color="auto"/>
        <w:bottom w:val="none" w:sz="0" w:space="0" w:color="auto"/>
        <w:right w:val="none" w:sz="0" w:space="0" w:color="auto"/>
      </w:divBdr>
    </w:div>
    <w:div w:id="805858044">
      <w:bodyDiv w:val="1"/>
      <w:marLeft w:val="0"/>
      <w:marRight w:val="0"/>
      <w:marTop w:val="0"/>
      <w:marBottom w:val="0"/>
      <w:divBdr>
        <w:top w:val="none" w:sz="0" w:space="0" w:color="auto"/>
        <w:left w:val="none" w:sz="0" w:space="0" w:color="auto"/>
        <w:bottom w:val="none" w:sz="0" w:space="0" w:color="auto"/>
        <w:right w:val="none" w:sz="0" w:space="0" w:color="auto"/>
      </w:divBdr>
    </w:div>
    <w:div w:id="187696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8.wmf"/><Relationship Id="rId2" Type="http://schemas.openxmlformats.org/officeDocument/2006/relationships/hyperlink" Target="http://www.sciencedirect.com/science/journal/22126716" TargetMode="External"/><Relationship Id="rId1" Type="http://schemas.openxmlformats.org/officeDocument/2006/relationships/image" Target="media/image7.png"/><Relationship Id="rId4"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6E210C-9AD5-4688-99D5-9FAC810AB42F}"/>
      </w:docPartPr>
      <w:docPartBody>
        <w:p w:rsidR="00304733" w:rsidRDefault="00403371">
          <w:r w:rsidRPr="006A13E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371"/>
    <w:rsid w:val="002060CF"/>
    <w:rsid w:val="00304733"/>
    <w:rsid w:val="00384DB8"/>
    <w:rsid w:val="00403371"/>
    <w:rsid w:val="00453DCA"/>
    <w:rsid w:val="005E7B86"/>
    <w:rsid w:val="008215BA"/>
    <w:rsid w:val="008E059E"/>
    <w:rsid w:val="00C0394F"/>
    <w:rsid w:val="00C859C3"/>
    <w:rsid w:val="00CA7997"/>
    <w:rsid w:val="00E52136"/>
    <w:rsid w:val="00EC7DA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D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newtemplate.dotx</Template>
  <TotalTime>36</TotalTime>
  <Pages>7</Pages>
  <Words>2492</Words>
  <Characters>14207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16666</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4456448</vt:i4>
      </vt:variant>
      <vt:variant>
        <vt:i4>10</vt:i4>
      </vt:variant>
      <vt:variant>
        <vt:i4>0</vt:i4>
      </vt:variant>
      <vt:variant>
        <vt:i4>5</vt:i4>
      </vt:variant>
      <vt:variant>
        <vt:lpwstr>http://www.sciencedirect.com/science/journal/22126716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Nate Blair</cp:lastModifiedBy>
  <cp:revision>3</cp:revision>
  <cp:lastPrinted>2012-12-07T04:29:00Z</cp:lastPrinted>
  <dcterms:created xsi:type="dcterms:W3CDTF">2013-06-19T00:21:00Z</dcterms:created>
  <dcterms:modified xsi:type="dcterms:W3CDTF">2013-06-19T00:57:00Z</dcterms:modified>
</cp:coreProperties>
</file>